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3601327" w14:textId="73009D30" w:rsidR="00800979" w:rsidRPr="00607462" w:rsidRDefault="00800979" w:rsidP="00891BD3">
      <w:pPr>
        <w:jc w:val="center"/>
        <w:rPr>
          <w:rFonts w:ascii="Cambria" w:hAnsi="Cambria"/>
          <w:b/>
          <w:sz w:val="32"/>
          <w:szCs w:val="32"/>
          <w:lang w:val="nl-NL"/>
        </w:rPr>
      </w:pPr>
    </w:p>
    <w:p w14:paraId="67CB756A" w14:textId="618C87CB" w:rsidR="00800979" w:rsidRDefault="00800979" w:rsidP="00891BD3">
      <w:pPr>
        <w:jc w:val="center"/>
        <w:rPr>
          <w:rFonts w:ascii="Cambria" w:hAnsi="Cambria"/>
          <w:b/>
          <w:sz w:val="32"/>
          <w:szCs w:val="32"/>
          <w:lang w:val="nl-NL"/>
        </w:rPr>
      </w:pPr>
    </w:p>
    <w:p w14:paraId="50BED493" w14:textId="4D09C2B3" w:rsidR="00D25649" w:rsidRDefault="00D25649" w:rsidP="00891BD3">
      <w:pPr>
        <w:jc w:val="center"/>
        <w:rPr>
          <w:rFonts w:ascii="Cambria" w:hAnsi="Cambria"/>
          <w:b/>
          <w:sz w:val="32"/>
          <w:szCs w:val="32"/>
          <w:lang w:val="nl-NL"/>
        </w:rPr>
      </w:pPr>
    </w:p>
    <w:p w14:paraId="5108746E" w14:textId="40F0D2CA" w:rsidR="00D25649" w:rsidRPr="00607462" w:rsidRDefault="00D25649" w:rsidP="00891BD3">
      <w:pPr>
        <w:jc w:val="center"/>
        <w:rPr>
          <w:rFonts w:ascii="Cambria" w:hAnsi="Cambria"/>
          <w:b/>
          <w:sz w:val="32"/>
          <w:szCs w:val="32"/>
          <w:lang w:val="nl-NL"/>
        </w:rPr>
      </w:pPr>
    </w:p>
    <w:p w14:paraId="6BF21358" w14:textId="71D36373" w:rsidR="0073487E" w:rsidRPr="00607462" w:rsidRDefault="00F020CE" w:rsidP="00891BD3">
      <w:pPr>
        <w:jc w:val="center"/>
        <w:rPr>
          <w:rFonts w:ascii="Cambria" w:hAnsi="Cambria"/>
          <w:b/>
          <w:sz w:val="32"/>
          <w:szCs w:val="32"/>
          <w:lang w:val="nl-NL"/>
        </w:rPr>
      </w:pPr>
      <w:r>
        <w:rPr>
          <w:rFonts w:ascii="Cambria" w:hAnsi="Cambria"/>
          <w:b/>
          <w:noProof/>
          <w:sz w:val="32"/>
          <w:szCs w:val="32"/>
          <w:lang w:val="en-GB" w:eastAsia="en-GB"/>
        </w:rPr>
        <mc:AlternateContent>
          <mc:Choice Requires="wps">
            <w:drawing>
              <wp:anchor distT="0" distB="0" distL="114300" distR="114300" simplePos="0" relativeHeight="251658240" behindDoc="1" locked="0" layoutInCell="1" allowOverlap="1" wp14:anchorId="21DBBA4E" wp14:editId="672A9100">
                <wp:simplePos x="0" y="0"/>
                <wp:positionH relativeFrom="column">
                  <wp:posOffset>408108</wp:posOffset>
                </wp:positionH>
                <wp:positionV relativeFrom="paragraph">
                  <wp:posOffset>67967</wp:posOffset>
                </wp:positionV>
                <wp:extent cx="5025390" cy="3105128"/>
                <wp:effectExtent l="25400" t="25400" r="130810" b="121285"/>
                <wp:wrapNone/>
                <wp:docPr id="10" name="Rectangle 10"/>
                <wp:cNvGraphicFramePr/>
                <a:graphic xmlns:a="http://schemas.openxmlformats.org/drawingml/2006/main">
                  <a:graphicData uri="http://schemas.microsoft.com/office/word/2010/wordprocessingShape">
                    <wps:wsp>
                      <wps:cNvSpPr/>
                      <wps:spPr>
                        <a:xfrm>
                          <a:off x="0" y="0"/>
                          <a:ext cx="5025390" cy="3105128"/>
                        </a:xfrm>
                        <a:prstGeom prst="rect">
                          <a:avLst/>
                        </a:prstGeom>
                        <a:solidFill>
                          <a:schemeClr val="lt1">
                            <a:alpha val="0"/>
                          </a:schemeClr>
                        </a:solidFill>
                        <a:ln w="12700">
                          <a:solidFill>
                            <a:schemeClr val="tx1"/>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698545" id="Rectangle 10" o:spid="_x0000_s1026" style="position:absolute;margin-left:32.15pt;margin-top:5.35pt;width:395.7pt;height:244.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" fillcolor="white [3201]" strokecolor="black [3213]" strokeweight="1pt">
                <v:fill opacity="0"/>
                <v:shadow on="t" color="black" opacity="26214f" origin="-.5,-.5" offset=".74836mm,.74836mm"/>
              </v:rect>
            </w:pict>
          </mc:Fallback>
        </mc:AlternateContent>
      </w:r>
    </w:p>
    <w:p w14:paraId="276B34BB" w14:textId="77777777" w:rsidR="00D25649" w:rsidRDefault="00D25649" w:rsidP="00F54C1C">
      <w:pPr>
        <w:jc w:val="center"/>
        <w:rPr>
          <w:rFonts w:ascii="Cambria" w:hAnsi="Cambria"/>
          <w:b/>
          <w:sz w:val="44"/>
          <w:szCs w:val="44"/>
          <w:lang w:val="nl-NL"/>
        </w:rPr>
      </w:pPr>
    </w:p>
    <w:p w14:paraId="66E036D2" w14:textId="7D985E6A" w:rsidR="00F54C1C" w:rsidRPr="00471649" w:rsidRDefault="00F020CE" w:rsidP="00F54C1C">
      <w:pPr>
        <w:jc w:val="center"/>
        <w:rPr>
          <w:rFonts w:ascii="Cambria" w:hAnsi="Cambria"/>
          <w:b/>
          <w:sz w:val="44"/>
          <w:szCs w:val="44"/>
          <w:lang w:val="nl-NL"/>
        </w:rPr>
      </w:pPr>
      <w:proofErr w:type="spellStart"/>
      <w:r w:rsidRPr="00471649">
        <w:rPr>
          <w:rFonts w:ascii="Cambria" w:hAnsi="Cambria"/>
          <w:b/>
          <w:sz w:val="44"/>
          <w:szCs w:val="44"/>
          <w:lang w:val="nl-NL"/>
        </w:rPr>
        <w:t>Pitch&amp;Pull</w:t>
      </w:r>
      <w:proofErr w:type="spellEnd"/>
    </w:p>
    <w:p w14:paraId="4AD2C32F" w14:textId="77777777" w:rsidR="00D25649" w:rsidRPr="00471649" w:rsidRDefault="00D25649" w:rsidP="00F54C1C">
      <w:pPr>
        <w:jc w:val="center"/>
        <w:rPr>
          <w:rFonts w:ascii="Cambria" w:hAnsi="Cambria"/>
          <w:b/>
          <w:sz w:val="44"/>
          <w:szCs w:val="44"/>
          <w:lang w:val="nl-NL"/>
        </w:rPr>
      </w:pPr>
    </w:p>
    <w:p w14:paraId="42A408A1" w14:textId="6EBACA43" w:rsidR="00F54C1C" w:rsidRPr="00471649" w:rsidRDefault="00F020CE" w:rsidP="00F54C1C">
      <w:pPr>
        <w:jc w:val="center"/>
        <w:rPr>
          <w:rFonts w:ascii="Cambria" w:hAnsi="Cambria"/>
          <w:b/>
          <w:sz w:val="44"/>
          <w:szCs w:val="44"/>
          <w:lang w:val="nl-NL"/>
        </w:rPr>
      </w:pPr>
      <w:r w:rsidRPr="00471649">
        <w:rPr>
          <w:rFonts w:ascii="Cambria" w:hAnsi="Cambria"/>
          <w:b/>
          <w:sz w:val="44"/>
          <w:szCs w:val="44"/>
          <w:lang w:val="nl-NL"/>
        </w:rPr>
        <w:t>Website ontwikkelen</w:t>
      </w:r>
    </w:p>
    <w:p w14:paraId="29EBE95F" w14:textId="5F6C62E5" w:rsidR="00F54C1C" w:rsidRPr="00471649" w:rsidRDefault="00F54C1C" w:rsidP="00F54C1C">
      <w:pPr>
        <w:jc w:val="center"/>
        <w:rPr>
          <w:rFonts w:ascii="Cambria" w:hAnsi="Cambria"/>
          <w:b/>
          <w:sz w:val="36"/>
          <w:szCs w:val="36"/>
          <w:lang w:val="nl-NL"/>
        </w:rPr>
      </w:pPr>
      <w:r w:rsidRPr="00471649">
        <w:rPr>
          <w:rFonts w:ascii="Cambria" w:hAnsi="Cambria"/>
          <w:b/>
          <w:sz w:val="36"/>
          <w:szCs w:val="36"/>
          <w:lang w:val="nl-NL"/>
        </w:rPr>
        <w:t xml:space="preserve">Project </w:t>
      </w:r>
      <w:r w:rsidR="00F020CE" w:rsidRPr="00471649">
        <w:rPr>
          <w:rFonts w:ascii="Cambria" w:hAnsi="Cambria"/>
          <w:b/>
          <w:sz w:val="36"/>
          <w:szCs w:val="36"/>
          <w:lang w:val="nl-NL"/>
        </w:rPr>
        <w:t>2</w:t>
      </w:r>
    </w:p>
    <w:p w14:paraId="40DD166C" w14:textId="1F675B85" w:rsidR="0073487E" w:rsidRPr="00471649" w:rsidRDefault="0073487E" w:rsidP="00891BD3">
      <w:pPr>
        <w:jc w:val="center"/>
        <w:rPr>
          <w:rFonts w:ascii="Cambria" w:hAnsi="Cambria"/>
          <w:b/>
          <w:sz w:val="32"/>
          <w:szCs w:val="32"/>
          <w:lang w:val="nl-NL"/>
        </w:rPr>
      </w:pPr>
    </w:p>
    <w:p w14:paraId="07B131AD" w14:textId="7428D4AE" w:rsidR="00D25649" w:rsidRDefault="00ED7EB9" w:rsidP="00D25649">
      <w:pPr>
        <w:jc w:val="center"/>
        <w:rPr>
          <w:rFonts w:ascii="Cambria" w:hAnsi="Cambria"/>
          <w:b/>
          <w:sz w:val="44"/>
          <w:szCs w:val="44"/>
          <w:lang w:val="nl-NL"/>
        </w:rPr>
      </w:pPr>
      <w:r>
        <w:rPr>
          <w:rFonts w:ascii="Cambria" w:hAnsi="Cambria"/>
          <w:b/>
          <w:sz w:val="44"/>
          <w:szCs w:val="44"/>
          <w:lang w:val="nl-NL"/>
        </w:rPr>
        <w:t>Functioneel Ontwerp</w:t>
      </w:r>
    </w:p>
    <w:p w14:paraId="1296C97A" w14:textId="77777777" w:rsidR="00D25649" w:rsidRDefault="00D25649" w:rsidP="00D25649">
      <w:pPr>
        <w:tabs>
          <w:tab w:val="right" w:pos="4253"/>
          <w:tab w:val="left" w:pos="4395"/>
        </w:tabs>
        <w:ind w:left="708" w:firstLine="708"/>
        <w:rPr>
          <w:rFonts w:ascii="Cambria" w:hAnsi="Cambria"/>
          <w:szCs w:val="24"/>
          <w:lang w:val="nl-NL"/>
        </w:rPr>
      </w:pPr>
    </w:p>
    <w:p w14:paraId="0B708818" w14:textId="300CB506" w:rsidR="00D25649" w:rsidRPr="007C3D7B" w:rsidRDefault="00D25649" w:rsidP="00D25649">
      <w:pPr>
        <w:tabs>
          <w:tab w:val="right" w:pos="4253"/>
          <w:tab w:val="left" w:pos="4395"/>
        </w:tabs>
        <w:ind w:left="708" w:firstLine="708"/>
        <w:rPr>
          <w:rFonts w:ascii="Cambria" w:hAnsi="Cambria"/>
          <w:szCs w:val="24"/>
          <w:lang w:val="nl-NL"/>
        </w:rPr>
      </w:pPr>
      <w:r w:rsidRPr="007C3D7B">
        <w:rPr>
          <w:rFonts w:ascii="Cambria" w:hAnsi="Cambria"/>
          <w:szCs w:val="24"/>
          <w:lang w:val="nl-NL"/>
        </w:rPr>
        <w:tab/>
      </w:r>
      <w:r w:rsidRPr="007C3D7B">
        <w:rPr>
          <w:rFonts w:ascii="Cambria" w:hAnsi="Cambria"/>
          <w:i/>
          <w:szCs w:val="24"/>
          <w:lang w:val="nl-NL"/>
        </w:rPr>
        <w:t>In opdracht van</w:t>
      </w:r>
      <w:r w:rsidR="00471649">
        <w:rPr>
          <w:rFonts w:ascii="Cambria" w:hAnsi="Cambria"/>
          <w:szCs w:val="24"/>
          <w:lang w:val="nl-NL"/>
        </w:rPr>
        <w:t>:</w:t>
      </w:r>
      <w:r w:rsidR="001F7B32">
        <w:rPr>
          <w:rFonts w:ascii="Cambria" w:hAnsi="Cambria"/>
          <w:szCs w:val="24"/>
          <w:lang w:val="nl-NL"/>
        </w:rPr>
        <w:t xml:space="preserve"> Johan en Lisanne</w:t>
      </w:r>
    </w:p>
    <w:p w14:paraId="4259D5EC" w14:textId="77777777" w:rsidR="00D25649" w:rsidRPr="00D25649" w:rsidRDefault="00D25649" w:rsidP="00D25649">
      <w:pPr>
        <w:jc w:val="center"/>
        <w:rPr>
          <w:rFonts w:ascii="Cambria" w:hAnsi="Cambria"/>
          <w:b/>
          <w:sz w:val="44"/>
          <w:szCs w:val="44"/>
          <w:lang w:val="nl-NL"/>
        </w:rPr>
      </w:pPr>
    </w:p>
    <w:p w14:paraId="281798C4" w14:textId="77777777" w:rsidR="00D25649" w:rsidRPr="00607462" w:rsidRDefault="00D25649" w:rsidP="00891BD3">
      <w:pPr>
        <w:jc w:val="center"/>
        <w:rPr>
          <w:rFonts w:ascii="Cambria" w:hAnsi="Cambria"/>
          <w:b/>
          <w:sz w:val="32"/>
          <w:szCs w:val="32"/>
          <w:lang w:val="nl-NL"/>
        </w:rPr>
      </w:pPr>
    </w:p>
    <w:p w14:paraId="400A2638" w14:textId="628B0A9F" w:rsidR="00973862" w:rsidRPr="00973862" w:rsidRDefault="00973862" w:rsidP="00891BD3">
      <w:pPr>
        <w:jc w:val="center"/>
        <w:rPr>
          <w:rFonts w:ascii="Cambria" w:hAnsi="Cambria"/>
          <w:b/>
          <w:sz w:val="36"/>
          <w:szCs w:val="36"/>
          <w:lang w:val="nl-NL"/>
        </w:rPr>
      </w:pPr>
    </w:p>
    <w:p w14:paraId="7D7EE717" w14:textId="77777777" w:rsidR="009D5486" w:rsidRPr="00607462" w:rsidRDefault="009D5486" w:rsidP="009D5486">
      <w:pPr>
        <w:jc w:val="center"/>
        <w:rPr>
          <w:rFonts w:ascii="Cambria" w:hAnsi="Cambria"/>
          <w:i/>
          <w:sz w:val="32"/>
          <w:szCs w:val="32"/>
          <w:lang w:val="nl-NL"/>
        </w:rPr>
      </w:pPr>
    </w:p>
    <w:p w14:paraId="4395D81B" w14:textId="01CF5897" w:rsidR="00973862" w:rsidRDefault="00973862" w:rsidP="009D5486">
      <w:pPr>
        <w:jc w:val="center"/>
        <w:rPr>
          <w:rFonts w:ascii="Cambria" w:hAnsi="Cambria"/>
          <w:b/>
          <w:sz w:val="32"/>
          <w:szCs w:val="32"/>
          <w:lang w:val="nl-NL"/>
        </w:rPr>
      </w:pPr>
    </w:p>
    <w:p w14:paraId="66905A20" w14:textId="01C98638" w:rsidR="00973862" w:rsidRDefault="00973862" w:rsidP="009D5486">
      <w:pPr>
        <w:jc w:val="center"/>
        <w:rPr>
          <w:rFonts w:ascii="Cambria" w:hAnsi="Cambria"/>
          <w:b/>
          <w:sz w:val="32"/>
          <w:szCs w:val="32"/>
          <w:lang w:val="nl-NL"/>
        </w:rPr>
      </w:pPr>
      <w:bookmarkStart w:id="0" w:name="_GoBack"/>
      <w:bookmarkEnd w:id="0"/>
    </w:p>
    <w:p w14:paraId="7125207D" w14:textId="29F761F1" w:rsidR="009D5486" w:rsidRPr="00607462" w:rsidRDefault="009D5486" w:rsidP="009D5486">
      <w:pPr>
        <w:rPr>
          <w:rFonts w:ascii="Cambria" w:hAnsi="Cambria"/>
          <w:i/>
          <w:lang w:val="nl-NL"/>
        </w:rPr>
      </w:pPr>
    </w:p>
    <w:p w14:paraId="385C5924" w14:textId="6631EC9A" w:rsidR="009D5486" w:rsidRPr="00607462" w:rsidRDefault="009D5486" w:rsidP="009D5486">
      <w:pPr>
        <w:rPr>
          <w:rFonts w:ascii="Cambria" w:hAnsi="Cambria"/>
          <w:i/>
          <w:lang w:val="nl-NL"/>
        </w:rPr>
      </w:pPr>
    </w:p>
    <w:p w14:paraId="0B79C13D" w14:textId="0383009F" w:rsidR="009D5486" w:rsidRPr="007C3D7B" w:rsidRDefault="009D5486" w:rsidP="009D5486">
      <w:pPr>
        <w:rPr>
          <w:rFonts w:ascii="Cambria" w:hAnsi="Cambria"/>
          <w:szCs w:val="24"/>
          <w:lang w:val="nl-NL"/>
        </w:rPr>
      </w:pPr>
    </w:p>
    <w:p w14:paraId="7CB20605" w14:textId="3734650A" w:rsidR="0073487E" w:rsidRPr="007C3D7B" w:rsidRDefault="0073487E" w:rsidP="009D5486">
      <w:pPr>
        <w:rPr>
          <w:rFonts w:ascii="Cambria" w:hAnsi="Cambria"/>
          <w:szCs w:val="24"/>
          <w:lang w:val="nl-NL"/>
        </w:rPr>
      </w:pPr>
    </w:p>
    <w:p w14:paraId="4ADE610E" w14:textId="0F806D10" w:rsidR="00973862" w:rsidRPr="007C3D7B" w:rsidRDefault="00973862" w:rsidP="009D5486">
      <w:pPr>
        <w:rPr>
          <w:rFonts w:ascii="Cambria" w:hAnsi="Cambria"/>
          <w:szCs w:val="24"/>
          <w:lang w:val="nl-NL"/>
        </w:rPr>
      </w:pPr>
    </w:p>
    <w:p w14:paraId="3EAEA538" w14:textId="3CE0BF96" w:rsidR="009D5486" w:rsidRPr="007C3D7B" w:rsidRDefault="009D5486" w:rsidP="009D5486">
      <w:pPr>
        <w:rPr>
          <w:rFonts w:ascii="Cambria" w:hAnsi="Cambria"/>
          <w:szCs w:val="24"/>
          <w:lang w:val="nl-NL"/>
        </w:rPr>
      </w:pPr>
    </w:p>
    <w:p w14:paraId="702A1342" w14:textId="77777777" w:rsidR="005901BA" w:rsidRPr="007C3D7B" w:rsidRDefault="005901BA" w:rsidP="009D5486">
      <w:pPr>
        <w:rPr>
          <w:rFonts w:ascii="Cambria" w:hAnsi="Cambria"/>
          <w:szCs w:val="24"/>
          <w:lang w:val="nl-NL"/>
        </w:rPr>
      </w:pPr>
    </w:p>
    <w:p w14:paraId="110E1BF1" w14:textId="1D078EA6" w:rsidR="009D5486" w:rsidRPr="007C3D7B" w:rsidRDefault="009D5486" w:rsidP="009D5486">
      <w:pPr>
        <w:rPr>
          <w:rFonts w:ascii="Cambria" w:hAnsi="Cambria"/>
          <w:szCs w:val="24"/>
          <w:lang w:val="nl-NL"/>
        </w:rPr>
      </w:pPr>
    </w:p>
    <w:p w14:paraId="6552AA11" w14:textId="0A2BF314" w:rsidR="009D5486" w:rsidRPr="007C3D7B" w:rsidRDefault="009D5486" w:rsidP="009D5486">
      <w:pPr>
        <w:rPr>
          <w:rFonts w:ascii="Cambria" w:hAnsi="Cambria"/>
          <w:szCs w:val="24"/>
          <w:lang w:val="nl-NL"/>
        </w:rPr>
      </w:pPr>
    </w:p>
    <w:p w14:paraId="6915EF6F" w14:textId="0BB7BA93" w:rsidR="00973862" w:rsidRPr="007C3D7B" w:rsidRDefault="00973862" w:rsidP="00D8039E">
      <w:pPr>
        <w:tabs>
          <w:tab w:val="right" w:pos="6379"/>
          <w:tab w:val="left" w:pos="6663"/>
        </w:tabs>
        <w:ind w:left="6663" w:hanging="6480"/>
        <w:rPr>
          <w:rFonts w:ascii="Cambria" w:hAnsi="Cambria"/>
          <w:szCs w:val="24"/>
          <w:lang w:val="nl-NL"/>
        </w:rPr>
      </w:pPr>
      <w:r w:rsidRPr="007C3D7B">
        <w:rPr>
          <w:rFonts w:ascii="Cambria" w:hAnsi="Cambria"/>
          <w:szCs w:val="24"/>
          <w:lang w:val="nl-NL"/>
        </w:rPr>
        <w:tab/>
      </w:r>
      <w:r w:rsidRPr="007C3D7B">
        <w:rPr>
          <w:rFonts w:ascii="Cambria" w:hAnsi="Cambria"/>
          <w:i/>
          <w:szCs w:val="24"/>
          <w:lang w:val="nl-NL"/>
        </w:rPr>
        <w:t>Auteur(s)</w:t>
      </w:r>
      <w:r w:rsidRPr="007C3D7B">
        <w:rPr>
          <w:rFonts w:ascii="Cambria" w:hAnsi="Cambria"/>
          <w:szCs w:val="24"/>
          <w:lang w:val="nl-NL"/>
        </w:rPr>
        <w:tab/>
        <w:t>:</w:t>
      </w:r>
      <w:r w:rsidR="00E26864">
        <w:rPr>
          <w:rFonts w:ascii="Cambria" w:hAnsi="Cambria"/>
          <w:szCs w:val="24"/>
          <w:lang w:val="nl-NL"/>
        </w:rPr>
        <w:t xml:space="preserve"> </w:t>
      </w:r>
      <w:r w:rsidR="005D1A0F">
        <w:rPr>
          <w:rFonts w:ascii="Cambria" w:hAnsi="Cambria"/>
          <w:szCs w:val="24"/>
          <w:lang w:val="nl-NL"/>
        </w:rPr>
        <w:t>Nick Ten Caat</w:t>
      </w:r>
      <w:r w:rsidR="00D75683">
        <w:rPr>
          <w:rFonts w:ascii="Cambria" w:hAnsi="Cambria"/>
          <w:szCs w:val="24"/>
          <w:lang w:val="nl-NL"/>
        </w:rPr>
        <w:t>,</w:t>
      </w:r>
      <w:r w:rsidR="005D1A0F">
        <w:rPr>
          <w:rFonts w:ascii="Cambria" w:hAnsi="Cambria"/>
          <w:szCs w:val="24"/>
          <w:lang w:val="nl-NL"/>
        </w:rPr>
        <w:t xml:space="preserve"> </w:t>
      </w:r>
      <w:r w:rsidR="00D75683">
        <w:rPr>
          <w:rFonts w:ascii="Cambria" w:hAnsi="Cambria"/>
          <w:szCs w:val="24"/>
          <w:lang w:val="nl-NL"/>
        </w:rPr>
        <w:br/>
        <w:t xml:space="preserve">  </w:t>
      </w:r>
      <w:r w:rsidR="005D1A0F">
        <w:rPr>
          <w:rFonts w:ascii="Cambria" w:hAnsi="Cambria"/>
          <w:szCs w:val="24"/>
          <w:lang w:val="nl-NL"/>
        </w:rPr>
        <w:t xml:space="preserve">Koen Meindertsma </w:t>
      </w:r>
      <w:r w:rsidR="00D75683">
        <w:rPr>
          <w:rFonts w:ascii="Cambria" w:hAnsi="Cambria"/>
          <w:szCs w:val="24"/>
          <w:lang w:val="nl-NL"/>
        </w:rPr>
        <w:t xml:space="preserve">  </w:t>
      </w:r>
      <w:r w:rsidR="00C60457">
        <w:rPr>
          <w:rFonts w:ascii="Cambria" w:hAnsi="Cambria"/>
          <w:szCs w:val="24"/>
          <w:lang w:val="nl-NL"/>
        </w:rPr>
        <w:t xml:space="preserve"> </w:t>
      </w:r>
      <w:r w:rsidR="008A1448">
        <w:rPr>
          <w:rFonts w:ascii="Cambria" w:hAnsi="Cambria"/>
          <w:szCs w:val="24"/>
          <w:lang w:val="nl-NL"/>
        </w:rPr>
        <w:t xml:space="preserve">    </w:t>
      </w:r>
      <w:r w:rsidR="00067C5F">
        <w:rPr>
          <w:rFonts w:ascii="Cambria" w:hAnsi="Cambria"/>
          <w:szCs w:val="24"/>
          <w:lang w:val="nl-NL"/>
        </w:rPr>
        <w:t xml:space="preserve">  </w:t>
      </w:r>
      <w:r w:rsidR="00D8039E">
        <w:rPr>
          <w:rFonts w:ascii="Cambria" w:hAnsi="Cambria"/>
          <w:szCs w:val="24"/>
          <w:lang w:val="nl-NL"/>
        </w:rPr>
        <w:t xml:space="preserve">             </w:t>
      </w:r>
      <w:r w:rsidR="005D1A0F">
        <w:rPr>
          <w:rFonts w:ascii="Cambria" w:hAnsi="Cambria"/>
          <w:szCs w:val="24"/>
          <w:lang w:val="nl-NL"/>
        </w:rPr>
        <w:t>Julian</w:t>
      </w:r>
      <w:r w:rsidR="00C60457">
        <w:rPr>
          <w:rFonts w:ascii="Cambria" w:hAnsi="Cambria"/>
          <w:szCs w:val="24"/>
          <w:lang w:val="nl-NL"/>
        </w:rPr>
        <w:t xml:space="preserve"> </w:t>
      </w:r>
      <w:r w:rsidR="005D1A0F">
        <w:rPr>
          <w:rFonts w:ascii="Cambria" w:hAnsi="Cambria"/>
          <w:szCs w:val="24"/>
          <w:lang w:val="nl-NL"/>
        </w:rPr>
        <w:t>Engels</w:t>
      </w:r>
      <w:r w:rsidR="00D75683">
        <w:rPr>
          <w:rFonts w:ascii="Cambria" w:hAnsi="Cambria"/>
          <w:szCs w:val="24"/>
          <w:lang w:val="nl-NL"/>
        </w:rPr>
        <w:t xml:space="preserve"> en </w:t>
      </w:r>
      <w:r w:rsidR="00D75683">
        <w:rPr>
          <w:rFonts w:ascii="Cambria" w:hAnsi="Cambria"/>
          <w:szCs w:val="24"/>
          <w:lang w:val="nl-NL"/>
        </w:rPr>
        <w:br/>
      </w:r>
      <w:r w:rsidR="008A1448">
        <w:rPr>
          <w:rFonts w:ascii="Cambria" w:hAnsi="Cambria"/>
          <w:szCs w:val="24"/>
          <w:lang w:val="nl-NL"/>
        </w:rPr>
        <w:t xml:space="preserve"> </w:t>
      </w:r>
      <w:r w:rsidR="00BD11C0">
        <w:rPr>
          <w:rFonts w:ascii="Cambria" w:hAnsi="Cambria"/>
          <w:szCs w:val="24"/>
          <w:lang w:val="nl-NL"/>
        </w:rPr>
        <w:t xml:space="preserve">Ian </w:t>
      </w:r>
      <w:proofErr w:type="spellStart"/>
      <w:r w:rsidR="00BD11C0">
        <w:rPr>
          <w:rFonts w:ascii="Cambria" w:hAnsi="Cambria"/>
          <w:szCs w:val="24"/>
          <w:lang w:val="nl-NL"/>
        </w:rPr>
        <w:t>Meppelink</w:t>
      </w:r>
      <w:proofErr w:type="spellEnd"/>
      <w:r w:rsidR="00BD11C0">
        <w:rPr>
          <w:rFonts w:ascii="Cambria" w:hAnsi="Cambria"/>
          <w:szCs w:val="24"/>
          <w:lang w:val="nl-NL"/>
        </w:rPr>
        <w:t xml:space="preserve"> </w:t>
      </w:r>
    </w:p>
    <w:p w14:paraId="098F6891" w14:textId="11DAF577" w:rsidR="00973862" w:rsidRPr="007C3D7B" w:rsidRDefault="00973862" w:rsidP="00D25649">
      <w:pPr>
        <w:tabs>
          <w:tab w:val="right" w:pos="6379"/>
          <w:tab w:val="left" w:pos="6521"/>
        </w:tabs>
        <w:rPr>
          <w:rFonts w:ascii="Cambria" w:hAnsi="Cambria"/>
          <w:szCs w:val="24"/>
          <w:lang w:val="nl-NL"/>
        </w:rPr>
      </w:pPr>
      <w:r w:rsidRPr="007C3D7B">
        <w:rPr>
          <w:rFonts w:ascii="Cambria" w:hAnsi="Cambria"/>
          <w:szCs w:val="24"/>
          <w:lang w:val="nl-NL"/>
        </w:rPr>
        <w:tab/>
      </w:r>
      <w:r w:rsidRPr="007C3D7B">
        <w:rPr>
          <w:rFonts w:ascii="Cambria" w:hAnsi="Cambria"/>
          <w:i/>
          <w:szCs w:val="24"/>
          <w:lang w:val="nl-NL"/>
        </w:rPr>
        <w:t>Klas</w:t>
      </w:r>
      <w:r w:rsidRPr="007C3D7B">
        <w:rPr>
          <w:rFonts w:ascii="Cambria" w:hAnsi="Cambria"/>
          <w:szCs w:val="24"/>
          <w:lang w:val="nl-NL"/>
        </w:rPr>
        <w:tab/>
        <w:t>:</w:t>
      </w:r>
      <w:r w:rsidR="006667E3">
        <w:rPr>
          <w:rFonts w:ascii="Cambria" w:hAnsi="Cambria"/>
          <w:szCs w:val="24"/>
          <w:lang w:val="nl-NL"/>
        </w:rPr>
        <w:t xml:space="preserve"> Pict4v1a</w:t>
      </w:r>
    </w:p>
    <w:p w14:paraId="486B0814" w14:textId="33F4A77A" w:rsidR="00973862" w:rsidRPr="007C3D7B" w:rsidRDefault="00973862" w:rsidP="00D25649">
      <w:pPr>
        <w:tabs>
          <w:tab w:val="right" w:pos="6379"/>
          <w:tab w:val="left" w:pos="6521"/>
        </w:tabs>
        <w:rPr>
          <w:rFonts w:ascii="Cambria" w:hAnsi="Cambria"/>
          <w:szCs w:val="24"/>
          <w:lang w:val="nl-NL"/>
        </w:rPr>
      </w:pPr>
    </w:p>
    <w:p w14:paraId="2F532CE3" w14:textId="2ED64DB7" w:rsidR="009D5486" w:rsidRPr="007C3D7B" w:rsidRDefault="009D5486" w:rsidP="00D25649">
      <w:pPr>
        <w:tabs>
          <w:tab w:val="right" w:pos="6379"/>
          <w:tab w:val="left" w:pos="6521"/>
        </w:tabs>
        <w:rPr>
          <w:rFonts w:ascii="Cambria" w:hAnsi="Cambria"/>
          <w:szCs w:val="24"/>
          <w:lang w:val="nl-NL"/>
        </w:rPr>
      </w:pPr>
      <w:r w:rsidRPr="007C3D7B">
        <w:rPr>
          <w:rFonts w:ascii="Cambria" w:hAnsi="Cambria"/>
          <w:szCs w:val="24"/>
          <w:lang w:val="nl-NL"/>
        </w:rPr>
        <w:tab/>
      </w:r>
      <w:r w:rsidRPr="007C3D7B">
        <w:rPr>
          <w:rFonts w:ascii="Cambria" w:hAnsi="Cambria"/>
          <w:i/>
          <w:szCs w:val="24"/>
          <w:lang w:val="nl-NL"/>
        </w:rPr>
        <w:t>Datum</w:t>
      </w:r>
      <w:r w:rsidRPr="007C3D7B">
        <w:rPr>
          <w:rFonts w:ascii="Cambria" w:hAnsi="Cambria"/>
          <w:szCs w:val="24"/>
          <w:lang w:val="nl-NL"/>
        </w:rPr>
        <w:tab/>
        <w:t xml:space="preserve">: </w:t>
      </w:r>
      <w:r w:rsidR="008A1448">
        <w:rPr>
          <w:rFonts w:ascii="Cambria" w:hAnsi="Cambria"/>
          <w:szCs w:val="24"/>
          <w:lang w:val="nl-NL"/>
        </w:rPr>
        <w:t>6-11-2019</w:t>
      </w:r>
    </w:p>
    <w:p w14:paraId="5186CEE8" w14:textId="103B8BC2" w:rsidR="009D5486" w:rsidRPr="007C3D7B" w:rsidRDefault="009D5486" w:rsidP="00D25649">
      <w:pPr>
        <w:tabs>
          <w:tab w:val="right" w:pos="6379"/>
          <w:tab w:val="left" w:pos="6521"/>
        </w:tabs>
        <w:rPr>
          <w:rFonts w:ascii="Cambria" w:hAnsi="Cambria"/>
          <w:szCs w:val="24"/>
          <w:lang w:val="nl-NL"/>
        </w:rPr>
      </w:pPr>
      <w:r w:rsidRPr="007C3D7B">
        <w:rPr>
          <w:rFonts w:ascii="Cambria" w:hAnsi="Cambria"/>
          <w:szCs w:val="24"/>
          <w:lang w:val="nl-NL"/>
        </w:rPr>
        <w:tab/>
      </w:r>
      <w:r w:rsidRPr="007C3D7B">
        <w:rPr>
          <w:rFonts w:ascii="Cambria" w:hAnsi="Cambria"/>
          <w:i/>
          <w:szCs w:val="24"/>
          <w:lang w:val="nl-NL"/>
        </w:rPr>
        <w:t>Versienummer</w:t>
      </w:r>
      <w:r w:rsidRPr="007C3D7B">
        <w:rPr>
          <w:rFonts w:ascii="Cambria" w:hAnsi="Cambria"/>
          <w:szCs w:val="24"/>
          <w:lang w:val="nl-NL"/>
        </w:rPr>
        <w:tab/>
        <w:t>:</w:t>
      </w:r>
      <w:r w:rsidR="007D14C2">
        <w:rPr>
          <w:rFonts w:ascii="Cambria" w:hAnsi="Cambria"/>
          <w:szCs w:val="24"/>
          <w:lang w:val="nl-NL"/>
        </w:rPr>
        <w:t xml:space="preserve"> </w:t>
      </w:r>
      <w:r w:rsidR="009B734F">
        <w:rPr>
          <w:rFonts w:ascii="Cambria" w:hAnsi="Cambria"/>
          <w:szCs w:val="24"/>
          <w:lang w:val="nl-NL"/>
        </w:rPr>
        <w:t>1</w:t>
      </w:r>
      <w:r w:rsidR="005F0F7F">
        <w:rPr>
          <w:rFonts w:ascii="Cambria" w:hAnsi="Cambria"/>
          <w:szCs w:val="24"/>
          <w:lang w:val="nl-NL"/>
        </w:rPr>
        <w:t>.0</w:t>
      </w:r>
    </w:p>
    <w:p w14:paraId="0E5FEFCA" w14:textId="5BE8D658" w:rsidR="00973862" w:rsidRPr="007C3D7B" w:rsidRDefault="00973862" w:rsidP="00D25649">
      <w:pPr>
        <w:tabs>
          <w:tab w:val="right" w:pos="6379"/>
          <w:tab w:val="left" w:pos="6521"/>
        </w:tabs>
        <w:rPr>
          <w:rFonts w:ascii="Cambria" w:hAnsi="Cambria"/>
          <w:szCs w:val="24"/>
          <w:lang w:val="nl-NL"/>
        </w:rPr>
      </w:pPr>
      <w:r w:rsidRPr="007C3D7B">
        <w:rPr>
          <w:rFonts w:ascii="Cambria" w:hAnsi="Cambria"/>
          <w:szCs w:val="24"/>
          <w:lang w:val="nl-NL"/>
        </w:rPr>
        <w:tab/>
      </w:r>
      <w:r w:rsidRPr="007C3D7B">
        <w:rPr>
          <w:rFonts w:ascii="Cambria" w:hAnsi="Cambria"/>
          <w:i/>
          <w:szCs w:val="24"/>
          <w:lang w:val="nl-NL"/>
        </w:rPr>
        <w:t>Plaats</w:t>
      </w:r>
      <w:r w:rsidRPr="007C3D7B">
        <w:rPr>
          <w:rFonts w:ascii="Cambria" w:hAnsi="Cambria"/>
          <w:szCs w:val="24"/>
          <w:lang w:val="nl-NL"/>
        </w:rPr>
        <w:tab/>
        <w:t xml:space="preserve">: </w:t>
      </w:r>
      <w:r w:rsidR="00D8039E">
        <w:rPr>
          <w:rFonts w:ascii="Cambria" w:hAnsi="Cambria"/>
          <w:szCs w:val="24"/>
          <w:lang w:val="nl-NL"/>
        </w:rPr>
        <w:t xml:space="preserve"> Hardenberg</w:t>
      </w:r>
    </w:p>
    <w:p w14:paraId="55ACA183" w14:textId="77777777" w:rsidR="00973862" w:rsidRPr="007C3D7B" w:rsidRDefault="00973862" w:rsidP="00D25649">
      <w:pPr>
        <w:tabs>
          <w:tab w:val="right" w:pos="6379"/>
          <w:tab w:val="left" w:pos="6521"/>
        </w:tabs>
        <w:rPr>
          <w:rFonts w:ascii="Cambria" w:hAnsi="Cambria"/>
          <w:szCs w:val="24"/>
          <w:lang w:val="nl-NL"/>
        </w:rPr>
      </w:pPr>
    </w:p>
    <w:p w14:paraId="5769EDA0" w14:textId="5309B8C4" w:rsidR="009D5486" w:rsidRPr="007C3D7B" w:rsidRDefault="002A4E31" w:rsidP="00D25649">
      <w:pPr>
        <w:tabs>
          <w:tab w:val="right" w:pos="6379"/>
          <w:tab w:val="left" w:pos="6521"/>
        </w:tabs>
        <w:rPr>
          <w:rFonts w:ascii="Cambria" w:hAnsi="Cambria"/>
          <w:szCs w:val="24"/>
          <w:lang w:val="nl-NL"/>
        </w:rPr>
      </w:pPr>
      <w:r w:rsidRPr="007C3D7B">
        <w:rPr>
          <w:rFonts w:ascii="Cambria" w:hAnsi="Cambria"/>
          <w:szCs w:val="24"/>
          <w:lang w:val="nl-NL"/>
        </w:rPr>
        <w:tab/>
      </w:r>
      <w:r w:rsidR="00450A4D">
        <w:rPr>
          <w:rFonts w:ascii="Cambria" w:hAnsi="Cambria"/>
          <w:szCs w:val="24"/>
          <w:lang w:val="nl-NL"/>
        </w:rPr>
        <w:t>Projectleider</w:t>
      </w:r>
      <w:r w:rsidR="00450A4D">
        <w:rPr>
          <w:rFonts w:ascii="Cambria" w:hAnsi="Cambria"/>
          <w:szCs w:val="24"/>
          <w:lang w:val="nl-NL"/>
        </w:rPr>
        <w:tab/>
        <w:t xml:space="preserve">: </w:t>
      </w:r>
      <w:r w:rsidR="0001384E">
        <w:rPr>
          <w:rFonts w:ascii="Cambria" w:hAnsi="Cambria"/>
          <w:szCs w:val="24"/>
          <w:lang w:val="nl-NL"/>
        </w:rPr>
        <w:t xml:space="preserve"> Nick ten Caat</w:t>
      </w:r>
    </w:p>
    <w:p w14:paraId="24D3EF4D" w14:textId="168B2BAA" w:rsidR="00800979" w:rsidRPr="00607462" w:rsidRDefault="00800979" w:rsidP="009D5486">
      <w:pPr>
        <w:rPr>
          <w:rFonts w:ascii="Cambria" w:hAnsi="Cambria"/>
          <w:lang w:val="nl-NL"/>
        </w:rPr>
      </w:pPr>
    </w:p>
    <w:p w14:paraId="15CDFAAE" w14:textId="310CC8FD" w:rsidR="009D5486" w:rsidRDefault="009D5486" w:rsidP="009D5486">
      <w:pPr>
        <w:rPr>
          <w:rFonts w:ascii="Cambria" w:hAnsi="Cambria"/>
          <w:b/>
          <w:sz w:val="28"/>
          <w:szCs w:val="28"/>
          <w:lang w:val="nl-NL"/>
        </w:rPr>
      </w:pPr>
      <w:r w:rsidRPr="00607462">
        <w:rPr>
          <w:rFonts w:ascii="Cambria" w:hAnsi="Cambria"/>
          <w:b/>
          <w:sz w:val="28"/>
          <w:szCs w:val="28"/>
          <w:lang w:val="nl-NL"/>
        </w:rPr>
        <w:t>Inhoud</w:t>
      </w:r>
    </w:p>
    <w:p w14:paraId="34F77273" w14:textId="77777777" w:rsidR="000D7E9A" w:rsidRPr="00607462" w:rsidRDefault="000D7E9A" w:rsidP="009D5486">
      <w:pPr>
        <w:rPr>
          <w:rFonts w:ascii="Cambria" w:hAnsi="Cambria"/>
          <w:b/>
          <w:lang w:val="nl-NL"/>
        </w:rPr>
      </w:pPr>
    </w:p>
    <w:sdt>
      <w:sdtPr>
        <w:rPr>
          <w:rFonts w:ascii="Cambria" w:hAnsi="Cambria"/>
          <w:b w:val="0"/>
          <w:bCs/>
          <w:sz w:val="22"/>
          <w:szCs w:val="22"/>
        </w:rPr>
        <w:id w:val="1665819721"/>
        <w:docPartObj>
          <w:docPartGallery w:val="Table of Contents"/>
          <w:docPartUnique/>
        </w:docPartObj>
      </w:sdtPr>
      <w:sdtEndPr>
        <w:rPr>
          <w:bCs w:val="0"/>
          <w:noProof/>
          <w:sz w:val="24"/>
        </w:rPr>
      </w:sdtEndPr>
      <w:sdtContent>
        <w:p w14:paraId="02AD8BB7" w14:textId="0955FD12" w:rsidR="00C64C27" w:rsidRDefault="00800979">
          <w:pPr>
            <w:pStyle w:val="Inhopg1"/>
            <w:tabs>
              <w:tab w:val="left" w:pos="440"/>
              <w:tab w:val="right" w:leader="dot" w:pos="9020"/>
            </w:tabs>
            <w:rPr>
              <w:rFonts w:asciiTheme="minorHAnsi" w:eastAsiaTheme="minorEastAsia" w:hAnsiTheme="minorHAnsi"/>
              <w:b w:val="0"/>
              <w:noProof/>
              <w:sz w:val="22"/>
              <w:szCs w:val="22"/>
              <w:lang w:val="nl-NL" w:eastAsia="nl-NL"/>
            </w:rPr>
          </w:pPr>
          <w:r w:rsidRPr="00607462">
            <w:rPr>
              <w:rFonts w:ascii="Cambria" w:eastAsiaTheme="majorEastAsia" w:hAnsi="Cambria" w:cstheme="majorBidi"/>
              <w:b w:val="0"/>
              <w:color w:val="000000" w:themeColor="text1"/>
              <w:sz w:val="28"/>
              <w:szCs w:val="28"/>
              <w:lang w:val="nl-NL" w:eastAsia="nl-NL"/>
            </w:rPr>
            <w:fldChar w:fldCharType="begin"/>
          </w:r>
          <w:r w:rsidRPr="00607462">
            <w:rPr>
              <w:rFonts w:ascii="Cambria" w:hAnsi="Cambria"/>
            </w:rPr>
            <w:instrText xml:space="preserve"> TOC \o "1-3" \h \z \u </w:instrText>
          </w:r>
          <w:r w:rsidRPr="00607462">
            <w:rPr>
              <w:rFonts w:ascii="Cambria" w:eastAsiaTheme="majorEastAsia" w:hAnsi="Cambria" w:cstheme="majorBidi"/>
              <w:b w:val="0"/>
              <w:color w:val="000000" w:themeColor="text1"/>
              <w:sz w:val="28"/>
              <w:szCs w:val="28"/>
              <w:lang w:val="nl-NL" w:eastAsia="nl-NL"/>
            </w:rPr>
            <w:fldChar w:fldCharType="separate"/>
          </w:r>
          <w:hyperlink w:anchor="_Toc25756655" w:history="1">
            <w:r w:rsidR="00C64C27" w:rsidRPr="00945746">
              <w:rPr>
                <w:rStyle w:val="Hyperlink"/>
                <w:noProof/>
              </w:rPr>
              <w:t>1</w:t>
            </w:r>
            <w:r w:rsidR="00C64C27">
              <w:rPr>
                <w:rFonts w:asciiTheme="minorHAnsi" w:eastAsiaTheme="minorEastAsia" w:hAnsiTheme="minorHAnsi"/>
                <w:b w:val="0"/>
                <w:noProof/>
                <w:sz w:val="22"/>
                <w:szCs w:val="22"/>
                <w:lang w:val="nl-NL" w:eastAsia="nl-NL"/>
              </w:rPr>
              <w:tab/>
            </w:r>
            <w:r w:rsidR="00C64C27" w:rsidRPr="00945746">
              <w:rPr>
                <w:rStyle w:val="Hyperlink"/>
                <w:noProof/>
              </w:rPr>
              <w:t>I</w:t>
            </w:r>
            <w:r w:rsidR="00C64C27" w:rsidRPr="00945746">
              <w:rPr>
                <w:rStyle w:val="Hyperlink"/>
                <w:noProof/>
              </w:rPr>
              <w:t>nleiding</w:t>
            </w:r>
            <w:r w:rsidR="00C64C27">
              <w:rPr>
                <w:noProof/>
                <w:webHidden/>
              </w:rPr>
              <w:tab/>
            </w:r>
            <w:r w:rsidR="00C64C27">
              <w:rPr>
                <w:noProof/>
                <w:webHidden/>
              </w:rPr>
              <w:fldChar w:fldCharType="begin"/>
            </w:r>
            <w:r w:rsidR="00C64C27">
              <w:rPr>
                <w:noProof/>
                <w:webHidden/>
              </w:rPr>
              <w:instrText xml:space="preserve"> PAGEREF _Toc25756655 \h </w:instrText>
            </w:r>
            <w:r w:rsidR="00C64C27">
              <w:rPr>
                <w:noProof/>
                <w:webHidden/>
              </w:rPr>
            </w:r>
            <w:r w:rsidR="00C64C27">
              <w:rPr>
                <w:noProof/>
                <w:webHidden/>
              </w:rPr>
              <w:fldChar w:fldCharType="separate"/>
            </w:r>
            <w:r w:rsidR="00C64C27">
              <w:rPr>
                <w:noProof/>
                <w:webHidden/>
              </w:rPr>
              <w:t>3</w:t>
            </w:r>
            <w:r w:rsidR="00C64C27">
              <w:rPr>
                <w:noProof/>
                <w:webHidden/>
              </w:rPr>
              <w:fldChar w:fldCharType="end"/>
            </w:r>
          </w:hyperlink>
        </w:p>
        <w:p w14:paraId="2BC0E2AA" w14:textId="2852D1ED" w:rsidR="00C64C27" w:rsidRDefault="00C64C27">
          <w:pPr>
            <w:pStyle w:val="Inhopg1"/>
            <w:tabs>
              <w:tab w:val="left" w:pos="440"/>
              <w:tab w:val="right" w:leader="dot" w:pos="9020"/>
            </w:tabs>
            <w:rPr>
              <w:rFonts w:asciiTheme="minorHAnsi" w:eastAsiaTheme="minorEastAsia" w:hAnsiTheme="minorHAnsi"/>
              <w:b w:val="0"/>
              <w:noProof/>
              <w:sz w:val="22"/>
              <w:szCs w:val="22"/>
              <w:lang w:val="nl-NL" w:eastAsia="nl-NL"/>
            </w:rPr>
          </w:pPr>
          <w:hyperlink w:anchor="_Toc25756656" w:history="1">
            <w:r w:rsidRPr="00945746">
              <w:rPr>
                <w:rStyle w:val="Hyperlink"/>
                <w:noProof/>
              </w:rPr>
              <w:t>2</w:t>
            </w:r>
            <w:r>
              <w:rPr>
                <w:rFonts w:asciiTheme="minorHAnsi" w:eastAsiaTheme="minorEastAsia" w:hAnsiTheme="minorHAnsi"/>
                <w:b w:val="0"/>
                <w:noProof/>
                <w:sz w:val="22"/>
                <w:szCs w:val="22"/>
                <w:lang w:val="nl-NL" w:eastAsia="nl-NL"/>
              </w:rPr>
              <w:tab/>
            </w:r>
            <w:r w:rsidRPr="00945746">
              <w:rPr>
                <w:rStyle w:val="Hyperlink"/>
                <w:noProof/>
              </w:rPr>
              <w:t>Belanghebbenden</w:t>
            </w:r>
            <w:r>
              <w:rPr>
                <w:noProof/>
                <w:webHidden/>
              </w:rPr>
              <w:tab/>
            </w:r>
            <w:r>
              <w:rPr>
                <w:noProof/>
                <w:webHidden/>
              </w:rPr>
              <w:fldChar w:fldCharType="begin"/>
            </w:r>
            <w:r>
              <w:rPr>
                <w:noProof/>
                <w:webHidden/>
              </w:rPr>
              <w:instrText xml:space="preserve"> PAGEREF _Toc25756656 \h </w:instrText>
            </w:r>
            <w:r>
              <w:rPr>
                <w:noProof/>
                <w:webHidden/>
              </w:rPr>
            </w:r>
            <w:r>
              <w:rPr>
                <w:noProof/>
                <w:webHidden/>
              </w:rPr>
              <w:fldChar w:fldCharType="separate"/>
            </w:r>
            <w:r>
              <w:rPr>
                <w:noProof/>
                <w:webHidden/>
              </w:rPr>
              <w:t>4</w:t>
            </w:r>
            <w:r>
              <w:rPr>
                <w:noProof/>
                <w:webHidden/>
              </w:rPr>
              <w:fldChar w:fldCharType="end"/>
            </w:r>
          </w:hyperlink>
        </w:p>
        <w:p w14:paraId="21C464E8" w14:textId="1B0E54EF" w:rsidR="00C64C27" w:rsidRDefault="00C64C27">
          <w:pPr>
            <w:pStyle w:val="Inhopg1"/>
            <w:tabs>
              <w:tab w:val="left" w:pos="440"/>
              <w:tab w:val="right" w:leader="dot" w:pos="9020"/>
            </w:tabs>
            <w:rPr>
              <w:rFonts w:asciiTheme="minorHAnsi" w:eastAsiaTheme="minorEastAsia" w:hAnsiTheme="minorHAnsi"/>
              <w:b w:val="0"/>
              <w:noProof/>
              <w:sz w:val="22"/>
              <w:szCs w:val="22"/>
              <w:lang w:val="nl-NL" w:eastAsia="nl-NL"/>
            </w:rPr>
          </w:pPr>
          <w:hyperlink w:anchor="_Toc25756657" w:history="1">
            <w:r w:rsidRPr="00945746">
              <w:rPr>
                <w:rStyle w:val="Hyperlink"/>
                <w:noProof/>
              </w:rPr>
              <w:t>3</w:t>
            </w:r>
            <w:r>
              <w:rPr>
                <w:rFonts w:asciiTheme="minorHAnsi" w:eastAsiaTheme="minorEastAsia" w:hAnsiTheme="minorHAnsi"/>
                <w:b w:val="0"/>
                <w:noProof/>
                <w:sz w:val="22"/>
                <w:szCs w:val="22"/>
                <w:lang w:val="nl-NL" w:eastAsia="nl-NL"/>
              </w:rPr>
              <w:tab/>
            </w:r>
            <w:r w:rsidRPr="00945746">
              <w:rPr>
                <w:rStyle w:val="Hyperlink"/>
                <w:noProof/>
              </w:rPr>
              <w:t>Functionaliteiten</w:t>
            </w:r>
            <w:r>
              <w:rPr>
                <w:noProof/>
                <w:webHidden/>
              </w:rPr>
              <w:tab/>
            </w:r>
            <w:r>
              <w:rPr>
                <w:noProof/>
                <w:webHidden/>
              </w:rPr>
              <w:fldChar w:fldCharType="begin"/>
            </w:r>
            <w:r>
              <w:rPr>
                <w:noProof/>
                <w:webHidden/>
              </w:rPr>
              <w:instrText xml:space="preserve"> PAGEREF _Toc25756657 \h </w:instrText>
            </w:r>
            <w:r>
              <w:rPr>
                <w:noProof/>
                <w:webHidden/>
              </w:rPr>
            </w:r>
            <w:r>
              <w:rPr>
                <w:noProof/>
                <w:webHidden/>
              </w:rPr>
              <w:fldChar w:fldCharType="separate"/>
            </w:r>
            <w:r>
              <w:rPr>
                <w:noProof/>
                <w:webHidden/>
              </w:rPr>
              <w:t>4</w:t>
            </w:r>
            <w:r>
              <w:rPr>
                <w:noProof/>
                <w:webHidden/>
              </w:rPr>
              <w:fldChar w:fldCharType="end"/>
            </w:r>
          </w:hyperlink>
        </w:p>
        <w:p w14:paraId="065FE742" w14:textId="16B8E541" w:rsidR="00C64C27" w:rsidRDefault="00C64C27">
          <w:pPr>
            <w:pStyle w:val="Inhopg1"/>
            <w:tabs>
              <w:tab w:val="left" w:pos="440"/>
              <w:tab w:val="right" w:leader="dot" w:pos="9020"/>
            </w:tabs>
            <w:rPr>
              <w:rFonts w:asciiTheme="minorHAnsi" w:eastAsiaTheme="minorEastAsia" w:hAnsiTheme="minorHAnsi"/>
              <w:b w:val="0"/>
              <w:noProof/>
              <w:sz w:val="22"/>
              <w:szCs w:val="22"/>
              <w:lang w:val="nl-NL" w:eastAsia="nl-NL"/>
            </w:rPr>
          </w:pPr>
          <w:hyperlink w:anchor="_Toc25756658" w:history="1">
            <w:r w:rsidRPr="00945746">
              <w:rPr>
                <w:rStyle w:val="Hyperlink"/>
                <w:noProof/>
              </w:rPr>
              <w:t>4</w:t>
            </w:r>
            <w:r>
              <w:rPr>
                <w:rFonts w:asciiTheme="minorHAnsi" w:eastAsiaTheme="minorEastAsia" w:hAnsiTheme="minorHAnsi"/>
                <w:b w:val="0"/>
                <w:noProof/>
                <w:sz w:val="22"/>
                <w:szCs w:val="22"/>
                <w:lang w:val="nl-NL" w:eastAsia="nl-NL"/>
              </w:rPr>
              <w:tab/>
            </w:r>
            <w:r w:rsidRPr="00945746">
              <w:rPr>
                <w:rStyle w:val="Hyperlink"/>
                <w:noProof/>
              </w:rPr>
              <w:t>Navigatie</w:t>
            </w:r>
            <w:r>
              <w:rPr>
                <w:noProof/>
                <w:webHidden/>
              </w:rPr>
              <w:tab/>
            </w:r>
            <w:r>
              <w:rPr>
                <w:noProof/>
                <w:webHidden/>
              </w:rPr>
              <w:fldChar w:fldCharType="begin"/>
            </w:r>
            <w:r>
              <w:rPr>
                <w:noProof/>
                <w:webHidden/>
              </w:rPr>
              <w:instrText xml:space="preserve"> PAGEREF _Toc25756658 \h </w:instrText>
            </w:r>
            <w:r>
              <w:rPr>
                <w:noProof/>
                <w:webHidden/>
              </w:rPr>
            </w:r>
            <w:r>
              <w:rPr>
                <w:noProof/>
                <w:webHidden/>
              </w:rPr>
              <w:fldChar w:fldCharType="separate"/>
            </w:r>
            <w:r>
              <w:rPr>
                <w:noProof/>
                <w:webHidden/>
              </w:rPr>
              <w:t>5</w:t>
            </w:r>
            <w:r>
              <w:rPr>
                <w:noProof/>
                <w:webHidden/>
              </w:rPr>
              <w:fldChar w:fldCharType="end"/>
            </w:r>
          </w:hyperlink>
        </w:p>
        <w:p w14:paraId="283793B0" w14:textId="190EF072" w:rsidR="00C64C27" w:rsidRDefault="00C64C27">
          <w:pPr>
            <w:pStyle w:val="Inhopg1"/>
            <w:tabs>
              <w:tab w:val="left" w:pos="440"/>
              <w:tab w:val="right" w:leader="dot" w:pos="9020"/>
            </w:tabs>
            <w:rPr>
              <w:rFonts w:asciiTheme="minorHAnsi" w:eastAsiaTheme="minorEastAsia" w:hAnsiTheme="minorHAnsi"/>
              <w:b w:val="0"/>
              <w:noProof/>
              <w:sz w:val="22"/>
              <w:szCs w:val="22"/>
              <w:lang w:val="nl-NL" w:eastAsia="nl-NL"/>
            </w:rPr>
          </w:pPr>
          <w:hyperlink w:anchor="_Toc25756659" w:history="1">
            <w:r w:rsidRPr="00945746">
              <w:rPr>
                <w:rStyle w:val="Hyperlink"/>
                <w:noProof/>
              </w:rPr>
              <w:t>5</w:t>
            </w:r>
            <w:r>
              <w:rPr>
                <w:rFonts w:asciiTheme="minorHAnsi" w:eastAsiaTheme="minorEastAsia" w:hAnsiTheme="minorHAnsi"/>
                <w:b w:val="0"/>
                <w:noProof/>
                <w:sz w:val="22"/>
                <w:szCs w:val="22"/>
                <w:lang w:val="nl-NL" w:eastAsia="nl-NL"/>
              </w:rPr>
              <w:tab/>
            </w:r>
            <w:r w:rsidRPr="00945746">
              <w:rPr>
                <w:rStyle w:val="Hyperlink"/>
                <w:noProof/>
              </w:rPr>
              <w:t>Paginalijst</w:t>
            </w:r>
            <w:r>
              <w:rPr>
                <w:noProof/>
                <w:webHidden/>
              </w:rPr>
              <w:tab/>
            </w:r>
            <w:r>
              <w:rPr>
                <w:noProof/>
                <w:webHidden/>
              </w:rPr>
              <w:fldChar w:fldCharType="begin"/>
            </w:r>
            <w:r>
              <w:rPr>
                <w:noProof/>
                <w:webHidden/>
              </w:rPr>
              <w:instrText xml:space="preserve"> PAGEREF _Toc25756659 \h </w:instrText>
            </w:r>
            <w:r>
              <w:rPr>
                <w:noProof/>
                <w:webHidden/>
              </w:rPr>
            </w:r>
            <w:r>
              <w:rPr>
                <w:noProof/>
                <w:webHidden/>
              </w:rPr>
              <w:fldChar w:fldCharType="separate"/>
            </w:r>
            <w:r>
              <w:rPr>
                <w:noProof/>
                <w:webHidden/>
              </w:rPr>
              <w:t>6</w:t>
            </w:r>
            <w:r>
              <w:rPr>
                <w:noProof/>
                <w:webHidden/>
              </w:rPr>
              <w:fldChar w:fldCharType="end"/>
            </w:r>
          </w:hyperlink>
        </w:p>
        <w:p w14:paraId="77299011" w14:textId="56BA9AF5" w:rsidR="00C64C27" w:rsidRDefault="00C64C27">
          <w:pPr>
            <w:pStyle w:val="Inhopg1"/>
            <w:tabs>
              <w:tab w:val="left" w:pos="440"/>
              <w:tab w:val="right" w:leader="dot" w:pos="9020"/>
            </w:tabs>
            <w:rPr>
              <w:rFonts w:asciiTheme="minorHAnsi" w:eastAsiaTheme="minorEastAsia" w:hAnsiTheme="minorHAnsi"/>
              <w:b w:val="0"/>
              <w:noProof/>
              <w:sz w:val="22"/>
              <w:szCs w:val="22"/>
              <w:lang w:val="nl-NL" w:eastAsia="nl-NL"/>
            </w:rPr>
          </w:pPr>
          <w:hyperlink w:anchor="_Toc25756660" w:history="1">
            <w:r w:rsidRPr="00945746">
              <w:rPr>
                <w:rStyle w:val="Hyperlink"/>
                <w:noProof/>
              </w:rPr>
              <w:t>6</w:t>
            </w:r>
            <w:r>
              <w:rPr>
                <w:rFonts w:asciiTheme="minorHAnsi" w:eastAsiaTheme="minorEastAsia" w:hAnsiTheme="minorHAnsi"/>
                <w:b w:val="0"/>
                <w:noProof/>
                <w:sz w:val="22"/>
                <w:szCs w:val="22"/>
                <w:lang w:val="nl-NL" w:eastAsia="nl-NL"/>
              </w:rPr>
              <w:tab/>
            </w:r>
            <w:r w:rsidRPr="00945746">
              <w:rPr>
                <w:rStyle w:val="Hyperlink"/>
                <w:noProof/>
              </w:rPr>
              <w:t>Paginaontwerp</w:t>
            </w:r>
            <w:r>
              <w:rPr>
                <w:noProof/>
                <w:webHidden/>
              </w:rPr>
              <w:tab/>
            </w:r>
            <w:r>
              <w:rPr>
                <w:noProof/>
                <w:webHidden/>
              </w:rPr>
              <w:fldChar w:fldCharType="begin"/>
            </w:r>
            <w:r>
              <w:rPr>
                <w:noProof/>
                <w:webHidden/>
              </w:rPr>
              <w:instrText xml:space="preserve"> PAGEREF _Toc25756660 \h </w:instrText>
            </w:r>
            <w:r>
              <w:rPr>
                <w:noProof/>
                <w:webHidden/>
              </w:rPr>
            </w:r>
            <w:r>
              <w:rPr>
                <w:noProof/>
                <w:webHidden/>
              </w:rPr>
              <w:fldChar w:fldCharType="separate"/>
            </w:r>
            <w:r>
              <w:rPr>
                <w:noProof/>
                <w:webHidden/>
              </w:rPr>
              <w:t>7</w:t>
            </w:r>
            <w:r>
              <w:rPr>
                <w:noProof/>
                <w:webHidden/>
              </w:rPr>
              <w:fldChar w:fldCharType="end"/>
            </w:r>
          </w:hyperlink>
        </w:p>
        <w:p w14:paraId="1088C0CF" w14:textId="6717979E" w:rsidR="00C64C27" w:rsidRDefault="00C64C27">
          <w:pPr>
            <w:pStyle w:val="Inhopg2"/>
            <w:tabs>
              <w:tab w:val="left" w:pos="880"/>
              <w:tab w:val="right" w:leader="dot" w:pos="9020"/>
            </w:tabs>
            <w:rPr>
              <w:rFonts w:asciiTheme="minorHAnsi" w:eastAsiaTheme="minorEastAsia" w:hAnsiTheme="minorHAnsi"/>
              <w:b w:val="0"/>
              <w:noProof/>
              <w:sz w:val="22"/>
              <w:lang w:val="nl-NL" w:eastAsia="nl-NL"/>
            </w:rPr>
          </w:pPr>
          <w:hyperlink w:anchor="_Toc25756661" w:history="1">
            <w:r w:rsidRPr="00945746">
              <w:rPr>
                <w:rStyle w:val="Hyperlink"/>
                <w:noProof/>
              </w:rPr>
              <w:t>6.1</w:t>
            </w:r>
            <w:r>
              <w:rPr>
                <w:rFonts w:asciiTheme="minorHAnsi" w:eastAsiaTheme="minorEastAsia" w:hAnsiTheme="minorHAnsi"/>
                <w:b w:val="0"/>
                <w:noProof/>
                <w:sz w:val="22"/>
                <w:lang w:val="nl-NL" w:eastAsia="nl-NL"/>
              </w:rPr>
              <w:tab/>
            </w:r>
            <w:r w:rsidRPr="00945746">
              <w:rPr>
                <w:rStyle w:val="Hyperlink"/>
                <w:noProof/>
              </w:rPr>
              <w:t>Paginaontwerp/wireframe</w:t>
            </w:r>
            <w:r>
              <w:rPr>
                <w:noProof/>
                <w:webHidden/>
              </w:rPr>
              <w:tab/>
            </w:r>
            <w:r>
              <w:rPr>
                <w:noProof/>
                <w:webHidden/>
              </w:rPr>
              <w:fldChar w:fldCharType="begin"/>
            </w:r>
            <w:r>
              <w:rPr>
                <w:noProof/>
                <w:webHidden/>
              </w:rPr>
              <w:instrText xml:space="preserve"> PAGEREF _Toc25756661 \h </w:instrText>
            </w:r>
            <w:r>
              <w:rPr>
                <w:noProof/>
                <w:webHidden/>
              </w:rPr>
            </w:r>
            <w:r>
              <w:rPr>
                <w:noProof/>
                <w:webHidden/>
              </w:rPr>
              <w:fldChar w:fldCharType="separate"/>
            </w:r>
            <w:r>
              <w:rPr>
                <w:noProof/>
                <w:webHidden/>
              </w:rPr>
              <w:t>7</w:t>
            </w:r>
            <w:r>
              <w:rPr>
                <w:noProof/>
                <w:webHidden/>
              </w:rPr>
              <w:fldChar w:fldCharType="end"/>
            </w:r>
          </w:hyperlink>
        </w:p>
        <w:p w14:paraId="69597693" w14:textId="38760747" w:rsidR="00C64C27" w:rsidRDefault="00C64C27">
          <w:pPr>
            <w:pStyle w:val="Inhopg1"/>
            <w:tabs>
              <w:tab w:val="left" w:pos="440"/>
              <w:tab w:val="right" w:leader="dot" w:pos="9020"/>
            </w:tabs>
            <w:rPr>
              <w:rFonts w:asciiTheme="minorHAnsi" w:eastAsiaTheme="minorEastAsia" w:hAnsiTheme="minorHAnsi"/>
              <w:b w:val="0"/>
              <w:noProof/>
              <w:sz w:val="22"/>
              <w:szCs w:val="22"/>
              <w:lang w:val="nl-NL" w:eastAsia="nl-NL"/>
            </w:rPr>
          </w:pPr>
          <w:hyperlink w:anchor="_Toc25756662" w:history="1">
            <w:r w:rsidRPr="00945746">
              <w:rPr>
                <w:rStyle w:val="Hyperlink"/>
                <w:noProof/>
              </w:rPr>
              <w:t>7</w:t>
            </w:r>
            <w:r>
              <w:rPr>
                <w:rFonts w:asciiTheme="minorHAnsi" w:eastAsiaTheme="minorEastAsia" w:hAnsiTheme="minorHAnsi"/>
                <w:b w:val="0"/>
                <w:noProof/>
                <w:sz w:val="22"/>
                <w:szCs w:val="22"/>
                <w:lang w:val="nl-NL" w:eastAsia="nl-NL"/>
              </w:rPr>
              <w:tab/>
            </w:r>
            <w:r w:rsidRPr="00945746">
              <w:rPr>
                <w:rStyle w:val="Hyperlink"/>
                <w:noProof/>
              </w:rPr>
              <w:t>Grafisch Ontwerp</w:t>
            </w:r>
            <w:r>
              <w:rPr>
                <w:noProof/>
                <w:webHidden/>
              </w:rPr>
              <w:tab/>
            </w:r>
            <w:r>
              <w:rPr>
                <w:noProof/>
                <w:webHidden/>
              </w:rPr>
              <w:fldChar w:fldCharType="begin"/>
            </w:r>
            <w:r>
              <w:rPr>
                <w:noProof/>
                <w:webHidden/>
              </w:rPr>
              <w:instrText xml:space="preserve"> PAGEREF _Toc25756662 \h </w:instrText>
            </w:r>
            <w:r>
              <w:rPr>
                <w:noProof/>
                <w:webHidden/>
              </w:rPr>
            </w:r>
            <w:r>
              <w:rPr>
                <w:noProof/>
                <w:webHidden/>
              </w:rPr>
              <w:fldChar w:fldCharType="separate"/>
            </w:r>
            <w:r>
              <w:rPr>
                <w:noProof/>
                <w:webHidden/>
              </w:rPr>
              <w:t>8</w:t>
            </w:r>
            <w:r>
              <w:rPr>
                <w:noProof/>
                <w:webHidden/>
              </w:rPr>
              <w:fldChar w:fldCharType="end"/>
            </w:r>
          </w:hyperlink>
        </w:p>
        <w:p w14:paraId="2826DA24" w14:textId="628FC606" w:rsidR="00C64C27" w:rsidRDefault="00C64C27">
          <w:pPr>
            <w:pStyle w:val="Inhopg1"/>
            <w:tabs>
              <w:tab w:val="left" w:pos="440"/>
              <w:tab w:val="right" w:leader="dot" w:pos="9020"/>
            </w:tabs>
            <w:rPr>
              <w:rFonts w:asciiTheme="minorHAnsi" w:eastAsiaTheme="minorEastAsia" w:hAnsiTheme="minorHAnsi"/>
              <w:b w:val="0"/>
              <w:noProof/>
              <w:sz w:val="22"/>
              <w:szCs w:val="22"/>
              <w:lang w:val="nl-NL" w:eastAsia="nl-NL"/>
            </w:rPr>
          </w:pPr>
          <w:hyperlink w:anchor="_Toc25756663" w:history="1">
            <w:r w:rsidRPr="00945746">
              <w:rPr>
                <w:rStyle w:val="Hyperlink"/>
                <w:noProof/>
              </w:rPr>
              <w:t>8</w:t>
            </w:r>
            <w:r>
              <w:rPr>
                <w:rFonts w:asciiTheme="minorHAnsi" w:eastAsiaTheme="minorEastAsia" w:hAnsiTheme="minorHAnsi"/>
                <w:b w:val="0"/>
                <w:noProof/>
                <w:sz w:val="22"/>
                <w:szCs w:val="22"/>
                <w:lang w:val="nl-NL" w:eastAsia="nl-NL"/>
              </w:rPr>
              <w:tab/>
            </w:r>
            <w:r w:rsidRPr="00945746">
              <w:rPr>
                <w:rStyle w:val="Hyperlink"/>
                <w:noProof/>
              </w:rPr>
              <w:t>Grafisch Ontwerp</w:t>
            </w:r>
            <w:r>
              <w:rPr>
                <w:noProof/>
                <w:webHidden/>
              </w:rPr>
              <w:tab/>
            </w:r>
            <w:r>
              <w:rPr>
                <w:noProof/>
                <w:webHidden/>
              </w:rPr>
              <w:fldChar w:fldCharType="begin"/>
            </w:r>
            <w:r>
              <w:rPr>
                <w:noProof/>
                <w:webHidden/>
              </w:rPr>
              <w:instrText xml:space="preserve"> PAGEREF _Toc25756663 \h </w:instrText>
            </w:r>
            <w:r>
              <w:rPr>
                <w:noProof/>
                <w:webHidden/>
              </w:rPr>
            </w:r>
            <w:r>
              <w:rPr>
                <w:noProof/>
                <w:webHidden/>
              </w:rPr>
              <w:fldChar w:fldCharType="separate"/>
            </w:r>
            <w:r>
              <w:rPr>
                <w:noProof/>
                <w:webHidden/>
              </w:rPr>
              <w:t>8</w:t>
            </w:r>
            <w:r>
              <w:rPr>
                <w:noProof/>
                <w:webHidden/>
              </w:rPr>
              <w:fldChar w:fldCharType="end"/>
            </w:r>
          </w:hyperlink>
        </w:p>
        <w:p w14:paraId="758B70C4" w14:textId="1974B20B" w:rsidR="00C64C27" w:rsidRDefault="00C64C27">
          <w:pPr>
            <w:pStyle w:val="Inhopg1"/>
            <w:tabs>
              <w:tab w:val="left" w:pos="440"/>
              <w:tab w:val="right" w:leader="dot" w:pos="9020"/>
            </w:tabs>
            <w:rPr>
              <w:rFonts w:asciiTheme="minorHAnsi" w:eastAsiaTheme="minorEastAsia" w:hAnsiTheme="minorHAnsi"/>
              <w:b w:val="0"/>
              <w:noProof/>
              <w:sz w:val="22"/>
              <w:szCs w:val="22"/>
              <w:lang w:val="nl-NL" w:eastAsia="nl-NL"/>
            </w:rPr>
          </w:pPr>
          <w:hyperlink w:anchor="_Toc25756664" w:history="1">
            <w:r w:rsidRPr="00945746">
              <w:rPr>
                <w:rStyle w:val="Hyperlink"/>
                <w:noProof/>
              </w:rPr>
              <w:t>9</w:t>
            </w:r>
            <w:r>
              <w:rPr>
                <w:rFonts w:asciiTheme="minorHAnsi" w:eastAsiaTheme="minorEastAsia" w:hAnsiTheme="minorHAnsi"/>
                <w:b w:val="0"/>
                <w:noProof/>
                <w:sz w:val="22"/>
                <w:szCs w:val="22"/>
                <w:lang w:val="nl-NL" w:eastAsia="nl-NL"/>
              </w:rPr>
              <w:tab/>
            </w:r>
            <w:r w:rsidRPr="00945746">
              <w:rPr>
                <w:rStyle w:val="Hyperlink"/>
                <w:noProof/>
              </w:rPr>
              <w:t>Conclusie</w:t>
            </w:r>
            <w:r>
              <w:rPr>
                <w:noProof/>
                <w:webHidden/>
              </w:rPr>
              <w:tab/>
            </w:r>
            <w:r>
              <w:rPr>
                <w:noProof/>
                <w:webHidden/>
              </w:rPr>
              <w:fldChar w:fldCharType="begin"/>
            </w:r>
            <w:r>
              <w:rPr>
                <w:noProof/>
                <w:webHidden/>
              </w:rPr>
              <w:instrText xml:space="preserve"> PAGEREF _Toc25756664 \h </w:instrText>
            </w:r>
            <w:r>
              <w:rPr>
                <w:noProof/>
                <w:webHidden/>
              </w:rPr>
            </w:r>
            <w:r>
              <w:rPr>
                <w:noProof/>
                <w:webHidden/>
              </w:rPr>
              <w:fldChar w:fldCharType="separate"/>
            </w:r>
            <w:r>
              <w:rPr>
                <w:noProof/>
                <w:webHidden/>
              </w:rPr>
              <w:t>8</w:t>
            </w:r>
            <w:r>
              <w:rPr>
                <w:noProof/>
                <w:webHidden/>
              </w:rPr>
              <w:fldChar w:fldCharType="end"/>
            </w:r>
          </w:hyperlink>
        </w:p>
        <w:p w14:paraId="26C1F614" w14:textId="3C0ABAD0" w:rsidR="00800979" w:rsidRPr="00607462" w:rsidRDefault="00800979">
          <w:pPr>
            <w:rPr>
              <w:rFonts w:ascii="Cambria" w:hAnsi="Cambria"/>
            </w:rPr>
          </w:pPr>
          <w:r w:rsidRPr="00607462">
            <w:rPr>
              <w:rFonts w:ascii="Cambria" w:hAnsi="Cambria"/>
              <w:b/>
              <w:bCs/>
              <w:noProof/>
            </w:rPr>
            <w:fldChar w:fldCharType="end"/>
          </w:r>
        </w:p>
      </w:sdtContent>
    </w:sdt>
    <w:p w14:paraId="71902713" w14:textId="77777777" w:rsidR="00800979" w:rsidRPr="00607462" w:rsidRDefault="00800979" w:rsidP="009D5486">
      <w:pPr>
        <w:rPr>
          <w:rFonts w:ascii="Cambria" w:eastAsia="Calibri" w:hAnsi="Cambria"/>
          <w:b/>
          <w:bCs/>
          <w:sz w:val="28"/>
          <w:szCs w:val="28"/>
          <w:lang w:val="nl-NL"/>
        </w:rPr>
      </w:pPr>
    </w:p>
    <w:p w14:paraId="1A1699BD" w14:textId="77777777" w:rsidR="009D5486" w:rsidRPr="00607462" w:rsidRDefault="009D5486">
      <w:pPr>
        <w:rPr>
          <w:rFonts w:ascii="Cambria" w:eastAsia="Calibri" w:hAnsi="Cambria"/>
          <w:b/>
          <w:bCs/>
          <w:sz w:val="28"/>
          <w:szCs w:val="28"/>
          <w:lang w:val="nl-NL"/>
        </w:rPr>
      </w:pPr>
    </w:p>
    <w:p w14:paraId="4EC92F30" w14:textId="7F967933" w:rsidR="00ED7EB9" w:rsidRDefault="009D5486" w:rsidP="00E61A09">
      <w:pPr>
        <w:rPr>
          <w:rFonts w:ascii="Cambria" w:hAnsi="Cambria"/>
          <w:lang w:val="nl-NL"/>
        </w:rPr>
      </w:pPr>
      <w:r w:rsidRPr="00607462">
        <w:rPr>
          <w:rFonts w:ascii="Cambria" w:hAnsi="Cambria"/>
          <w:lang w:val="nl-NL"/>
        </w:rPr>
        <w:br w:type="page"/>
      </w:r>
    </w:p>
    <w:p w14:paraId="0A4A116A" w14:textId="77777777" w:rsidR="00E61A09" w:rsidRPr="00E61A09" w:rsidRDefault="00E61A09" w:rsidP="00E61A09">
      <w:pPr>
        <w:rPr>
          <w:rFonts w:ascii="Cambria" w:eastAsia="Calibri" w:hAnsi="Cambria"/>
          <w:b/>
          <w:bCs/>
          <w:sz w:val="28"/>
          <w:szCs w:val="28"/>
          <w:lang w:val="nl-NL"/>
        </w:rPr>
      </w:pPr>
    </w:p>
    <w:p w14:paraId="606AF2CC" w14:textId="68C0C564" w:rsidR="00ED7EB9" w:rsidRPr="00CC5714" w:rsidRDefault="00ED7EB9" w:rsidP="00C14A68">
      <w:pPr>
        <w:pStyle w:val="Kop1"/>
      </w:pPr>
      <w:bookmarkStart w:id="1" w:name="_Toc443567044"/>
      <w:bookmarkStart w:id="2" w:name="_Toc25756655"/>
      <w:proofErr w:type="spellStart"/>
      <w:r w:rsidRPr="00CC5714">
        <w:t>Inleiding</w:t>
      </w:r>
      <w:bookmarkEnd w:id="1"/>
      <w:bookmarkEnd w:id="2"/>
      <w:proofErr w:type="spellEnd"/>
    </w:p>
    <w:p w14:paraId="290ADC5B" w14:textId="77777777" w:rsidR="005901BA" w:rsidRDefault="005901BA" w:rsidP="005901BA">
      <w:pPr>
        <w:pStyle w:val="Plattetekst"/>
      </w:pPr>
    </w:p>
    <w:p w14:paraId="78B5ECED" w14:textId="77777777" w:rsidR="003243F5" w:rsidRPr="00FA3179" w:rsidRDefault="00AD0521" w:rsidP="00206F66">
      <w:pPr>
        <w:rPr>
          <w:rFonts w:asciiTheme="minorHAnsi" w:hAnsiTheme="minorHAnsi" w:cstheme="minorHAnsi"/>
          <w:sz w:val="22"/>
          <w:lang w:val="nl-NL"/>
        </w:rPr>
      </w:pPr>
      <w:r w:rsidRPr="00FA3179">
        <w:rPr>
          <w:rFonts w:asciiTheme="minorHAnsi" w:hAnsiTheme="minorHAnsi" w:cstheme="minorHAnsi"/>
          <w:sz w:val="22"/>
          <w:lang w:val="nl-NL"/>
        </w:rPr>
        <w:t xml:space="preserve">Het bedrijf </w:t>
      </w:r>
      <w:proofErr w:type="spellStart"/>
      <w:r w:rsidR="00C33319" w:rsidRPr="00FA3179">
        <w:rPr>
          <w:rFonts w:asciiTheme="minorHAnsi" w:hAnsiTheme="minorHAnsi" w:cstheme="minorHAnsi"/>
          <w:sz w:val="22"/>
          <w:lang w:val="nl-NL"/>
        </w:rPr>
        <w:t>Pitch&amp;pull</w:t>
      </w:r>
      <w:proofErr w:type="spellEnd"/>
      <w:r w:rsidR="00C33319" w:rsidRPr="00FA3179">
        <w:rPr>
          <w:rFonts w:asciiTheme="minorHAnsi" w:hAnsiTheme="minorHAnsi" w:cstheme="minorHAnsi"/>
          <w:sz w:val="22"/>
          <w:lang w:val="nl-NL"/>
        </w:rPr>
        <w:t xml:space="preserve"> </w:t>
      </w:r>
      <w:r w:rsidR="002130A0" w:rsidRPr="00FA3179">
        <w:rPr>
          <w:rFonts w:asciiTheme="minorHAnsi" w:hAnsiTheme="minorHAnsi" w:cstheme="minorHAnsi"/>
          <w:sz w:val="22"/>
          <w:lang w:val="nl-NL"/>
        </w:rPr>
        <w:t xml:space="preserve">is een uitzendbureau </w:t>
      </w:r>
      <w:r w:rsidR="003243F5" w:rsidRPr="00FA3179">
        <w:rPr>
          <w:rFonts w:asciiTheme="minorHAnsi" w:hAnsiTheme="minorHAnsi" w:cstheme="minorHAnsi"/>
          <w:sz w:val="22"/>
          <w:lang w:val="nl-NL"/>
        </w:rPr>
        <w:t xml:space="preserve"> in het oosten van het land.</w:t>
      </w:r>
    </w:p>
    <w:p w14:paraId="25A077E9" w14:textId="54D8C5F0" w:rsidR="00AD0521" w:rsidRPr="00FA3179" w:rsidRDefault="003F7CBD" w:rsidP="00206F66">
      <w:pPr>
        <w:rPr>
          <w:rFonts w:asciiTheme="minorHAnsi" w:hAnsiTheme="minorHAnsi" w:cstheme="minorHAnsi"/>
          <w:sz w:val="22"/>
          <w:lang w:val="nl-NL"/>
        </w:rPr>
      </w:pPr>
      <w:r w:rsidRPr="00FA3179">
        <w:rPr>
          <w:rFonts w:asciiTheme="minorHAnsi" w:hAnsiTheme="minorHAnsi" w:cstheme="minorHAnsi"/>
          <w:sz w:val="22"/>
          <w:lang w:val="nl-NL"/>
        </w:rPr>
        <w:t>Ho</w:t>
      </w:r>
      <w:r w:rsidR="003243F5" w:rsidRPr="00FA3179">
        <w:rPr>
          <w:rFonts w:asciiTheme="minorHAnsi" w:hAnsiTheme="minorHAnsi" w:cstheme="minorHAnsi"/>
          <w:sz w:val="22"/>
          <w:lang w:val="nl-NL"/>
        </w:rPr>
        <w:t>o</w:t>
      </w:r>
      <w:r w:rsidRPr="00FA3179">
        <w:rPr>
          <w:rFonts w:asciiTheme="minorHAnsi" w:hAnsiTheme="minorHAnsi" w:cstheme="minorHAnsi"/>
          <w:sz w:val="22"/>
          <w:lang w:val="nl-NL"/>
        </w:rPr>
        <w:t xml:space="preserve">fd Marketing van </w:t>
      </w:r>
      <w:proofErr w:type="spellStart"/>
      <w:r w:rsidRPr="00FA3179">
        <w:rPr>
          <w:rFonts w:asciiTheme="minorHAnsi" w:hAnsiTheme="minorHAnsi" w:cstheme="minorHAnsi"/>
          <w:sz w:val="22"/>
          <w:lang w:val="nl-NL"/>
        </w:rPr>
        <w:t>Pitch&amp;pull</w:t>
      </w:r>
      <w:proofErr w:type="spellEnd"/>
      <w:r w:rsidRPr="00FA3179">
        <w:rPr>
          <w:rFonts w:asciiTheme="minorHAnsi" w:hAnsiTheme="minorHAnsi" w:cstheme="minorHAnsi"/>
          <w:sz w:val="22"/>
          <w:lang w:val="nl-NL"/>
        </w:rPr>
        <w:t xml:space="preserve"> Lisanne Schonewille </w:t>
      </w:r>
      <w:r w:rsidR="009B4FA6" w:rsidRPr="00FA3179">
        <w:rPr>
          <w:rFonts w:asciiTheme="minorHAnsi" w:hAnsiTheme="minorHAnsi" w:cstheme="minorHAnsi"/>
          <w:sz w:val="22"/>
          <w:lang w:val="nl-NL"/>
        </w:rPr>
        <w:t>heeft aan</w:t>
      </w:r>
      <w:r w:rsidR="002A520C" w:rsidRPr="00FA3179">
        <w:rPr>
          <w:rFonts w:asciiTheme="minorHAnsi" w:hAnsiTheme="minorHAnsi" w:cstheme="minorHAnsi"/>
          <w:sz w:val="22"/>
          <w:lang w:val="nl-NL"/>
        </w:rPr>
        <w:t xml:space="preserve"> de IT studenten van het Alfa College </w:t>
      </w:r>
      <w:r w:rsidR="00FE6E80" w:rsidRPr="00FA3179">
        <w:rPr>
          <w:rFonts w:asciiTheme="minorHAnsi" w:hAnsiTheme="minorHAnsi" w:cstheme="minorHAnsi"/>
          <w:sz w:val="22"/>
          <w:lang w:val="nl-NL"/>
        </w:rPr>
        <w:t>gevraagd</w:t>
      </w:r>
      <w:r w:rsidR="002A520C" w:rsidRPr="00FA3179">
        <w:rPr>
          <w:rFonts w:asciiTheme="minorHAnsi" w:hAnsiTheme="minorHAnsi" w:cstheme="minorHAnsi"/>
          <w:sz w:val="22"/>
          <w:lang w:val="nl-NL"/>
        </w:rPr>
        <w:t xml:space="preserve"> om hun </w:t>
      </w:r>
      <w:r w:rsidR="00E73320" w:rsidRPr="00FA3179">
        <w:rPr>
          <w:rFonts w:asciiTheme="minorHAnsi" w:hAnsiTheme="minorHAnsi" w:cstheme="minorHAnsi"/>
          <w:sz w:val="22"/>
          <w:lang w:val="nl-NL"/>
        </w:rPr>
        <w:t xml:space="preserve"> talenten te laten</w:t>
      </w:r>
      <w:r w:rsidR="00DC17C5" w:rsidRPr="00FA3179">
        <w:rPr>
          <w:rFonts w:asciiTheme="minorHAnsi" w:hAnsiTheme="minorHAnsi" w:cstheme="minorHAnsi"/>
          <w:sz w:val="22"/>
          <w:lang w:val="nl-NL"/>
        </w:rPr>
        <w:t xml:space="preserve"> zien door middel van een website te maken</w:t>
      </w:r>
      <w:r w:rsidR="007E2C75" w:rsidRPr="00FA3179">
        <w:rPr>
          <w:rFonts w:asciiTheme="minorHAnsi" w:hAnsiTheme="minorHAnsi" w:cstheme="minorHAnsi"/>
          <w:sz w:val="22"/>
          <w:lang w:val="nl-NL"/>
        </w:rPr>
        <w:t xml:space="preserve"> van hun favoriete vak. Het project zal onder leiding van Johan Teunis</w:t>
      </w:r>
      <w:r w:rsidR="00D90486" w:rsidRPr="00FA3179">
        <w:rPr>
          <w:rFonts w:asciiTheme="minorHAnsi" w:hAnsiTheme="minorHAnsi" w:cstheme="minorHAnsi"/>
          <w:sz w:val="22"/>
          <w:lang w:val="nl-NL"/>
        </w:rPr>
        <w:t xml:space="preserve"> worden uitgevo</w:t>
      </w:r>
      <w:r w:rsidR="005B7D2D" w:rsidRPr="00FA3179">
        <w:rPr>
          <w:rFonts w:asciiTheme="minorHAnsi" w:hAnsiTheme="minorHAnsi" w:cstheme="minorHAnsi"/>
          <w:sz w:val="22"/>
          <w:lang w:val="nl-NL"/>
        </w:rPr>
        <w:t xml:space="preserve">erd door </w:t>
      </w:r>
      <w:r w:rsidR="00DE69AD" w:rsidRPr="00FA3179">
        <w:rPr>
          <w:rFonts w:asciiTheme="minorHAnsi" w:hAnsiTheme="minorHAnsi" w:cstheme="minorHAnsi"/>
          <w:sz w:val="22"/>
          <w:lang w:val="nl-NL"/>
        </w:rPr>
        <w:t>I</w:t>
      </w:r>
      <w:r w:rsidR="00350C30" w:rsidRPr="00FA3179">
        <w:rPr>
          <w:rFonts w:asciiTheme="minorHAnsi" w:hAnsiTheme="minorHAnsi" w:cstheme="minorHAnsi"/>
          <w:sz w:val="22"/>
          <w:lang w:val="nl-NL"/>
        </w:rPr>
        <w:t xml:space="preserve">an </w:t>
      </w:r>
      <w:proofErr w:type="spellStart"/>
      <w:r w:rsidR="00DE69AD" w:rsidRPr="00FA3179">
        <w:rPr>
          <w:rFonts w:asciiTheme="minorHAnsi" w:hAnsiTheme="minorHAnsi" w:cstheme="minorHAnsi"/>
          <w:sz w:val="22"/>
          <w:lang w:val="nl-NL"/>
        </w:rPr>
        <w:t>Meppelink</w:t>
      </w:r>
      <w:proofErr w:type="spellEnd"/>
      <w:r w:rsidR="00DE69AD" w:rsidRPr="00FA3179">
        <w:rPr>
          <w:rFonts w:asciiTheme="minorHAnsi" w:hAnsiTheme="minorHAnsi" w:cstheme="minorHAnsi"/>
          <w:sz w:val="22"/>
          <w:lang w:val="nl-NL"/>
        </w:rPr>
        <w:t>, K</w:t>
      </w:r>
      <w:r w:rsidR="00350C30" w:rsidRPr="00FA3179">
        <w:rPr>
          <w:rFonts w:asciiTheme="minorHAnsi" w:hAnsiTheme="minorHAnsi" w:cstheme="minorHAnsi"/>
          <w:sz w:val="22"/>
          <w:lang w:val="nl-NL"/>
        </w:rPr>
        <w:t xml:space="preserve">oen </w:t>
      </w:r>
      <w:r w:rsidR="00DE69AD" w:rsidRPr="00FA3179">
        <w:rPr>
          <w:rFonts w:asciiTheme="minorHAnsi" w:hAnsiTheme="minorHAnsi" w:cstheme="minorHAnsi"/>
          <w:sz w:val="22"/>
          <w:lang w:val="nl-NL"/>
        </w:rPr>
        <w:t>Meindertsma , J</w:t>
      </w:r>
      <w:r w:rsidR="00350C30" w:rsidRPr="00FA3179">
        <w:rPr>
          <w:rFonts w:asciiTheme="minorHAnsi" w:hAnsiTheme="minorHAnsi" w:cstheme="minorHAnsi"/>
          <w:sz w:val="22"/>
          <w:lang w:val="nl-NL"/>
        </w:rPr>
        <w:t xml:space="preserve">ulian </w:t>
      </w:r>
      <w:r w:rsidR="00DE69AD" w:rsidRPr="00FA3179">
        <w:rPr>
          <w:rFonts w:asciiTheme="minorHAnsi" w:hAnsiTheme="minorHAnsi" w:cstheme="minorHAnsi"/>
          <w:sz w:val="22"/>
          <w:lang w:val="nl-NL"/>
        </w:rPr>
        <w:t>Engels en N</w:t>
      </w:r>
      <w:r w:rsidR="00350C30" w:rsidRPr="00FA3179">
        <w:rPr>
          <w:rFonts w:asciiTheme="minorHAnsi" w:hAnsiTheme="minorHAnsi" w:cstheme="minorHAnsi"/>
          <w:sz w:val="22"/>
          <w:lang w:val="nl-NL"/>
        </w:rPr>
        <w:t>ick ten C</w:t>
      </w:r>
      <w:r w:rsidR="00DE69AD" w:rsidRPr="00FA3179">
        <w:rPr>
          <w:rFonts w:asciiTheme="minorHAnsi" w:hAnsiTheme="minorHAnsi" w:cstheme="minorHAnsi"/>
          <w:sz w:val="22"/>
          <w:lang w:val="nl-NL"/>
        </w:rPr>
        <w:t>aat</w:t>
      </w:r>
      <w:r w:rsidR="00350C30" w:rsidRPr="00FA3179">
        <w:rPr>
          <w:rFonts w:asciiTheme="minorHAnsi" w:hAnsiTheme="minorHAnsi" w:cstheme="minorHAnsi"/>
          <w:sz w:val="22"/>
          <w:lang w:val="nl-NL"/>
        </w:rPr>
        <w:t>. Zij zijn ook de auteurs van dit document.</w:t>
      </w:r>
    </w:p>
    <w:p w14:paraId="16A318F8" w14:textId="0A019C04" w:rsidR="00A3661B" w:rsidRPr="00FA3179" w:rsidRDefault="00A3661B" w:rsidP="00206F66">
      <w:pPr>
        <w:rPr>
          <w:rFonts w:asciiTheme="minorHAnsi" w:hAnsiTheme="minorHAnsi" w:cstheme="minorHAnsi"/>
          <w:sz w:val="22"/>
          <w:lang w:val="nl-NL"/>
        </w:rPr>
      </w:pPr>
    </w:p>
    <w:p w14:paraId="7ACB0896" w14:textId="13382196" w:rsidR="00A3661B" w:rsidRPr="00FA3179" w:rsidRDefault="00A3661B" w:rsidP="00206F66">
      <w:pPr>
        <w:rPr>
          <w:rFonts w:asciiTheme="minorHAnsi" w:hAnsiTheme="minorHAnsi" w:cstheme="minorHAnsi"/>
          <w:sz w:val="22"/>
          <w:lang w:val="nl-NL"/>
        </w:rPr>
      </w:pPr>
      <w:r w:rsidRPr="00FA3179">
        <w:rPr>
          <w:rFonts w:asciiTheme="minorHAnsi" w:hAnsiTheme="minorHAnsi" w:cstheme="minorHAnsi"/>
          <w:sz w:val="22"/>
          <w:lang w:val="nl-NL"/>
        </w:rPr>
        <w:t>Dit document is het Functioneel</w:t>
      </w:r>
      <w:r w:rsidR="00F67F4D" w:rsidRPr="00FA3179">
        <w:rPr>
          <w:rFonts w:asciiTheme="minorHAnsi" w:hAnsiTheme="minorHAnsi" w:cstheme="minorHAnsi"/>
          <w:sz w:val="22"/>
          <w:lang w:val="nl-NL"/>
        </w:rPr>
        <w:t xml:space="preserve"> Ontwerp voor </w:t>
      </w:r>
      <w:r w:rsidR="00AD035E" w:rsidRPr="00FA3179">
        <w:rPr>
          <w:rFonts w:asciiTheme="minorHAnsi" w:hAnsiTheme="minorHAnsi" w:cstheme="minorHAnsi"/>
          <w:sz w:val="22"/>
          <w:lang w:val="nl-NL"/>
        </w:rPr>
        <w:t xml:space="preserve">de website van </w:t>
      </w:r>
      <w:r w:rsidR="00AD035E" w:rsidRPr="00FA3179">
        <w:rPr>
          <w:rFonts w:asciiTheme="minorHAnsi" w:hAnsiTheme="minorHAnsi" w:cstheme="minorHAnsi"/>
          <w:iCs/>
          <w:sz w:val="22"/>
          <w:lang w:val="nl-NL"/>
        </w:rPr>
        <w:t>on</w:t>
      </w:r>
      <w:r w:rsidR="005C4482">
        <w:rPr>
          <w:rFonts w:asciiTheme="minorHAnsi" w:hAnsiTheme="minorHAnsi" w:cstheme="minorHAnsi"/>
          <w:iCs/>
          <w:sz w:val="22"/>
          <w:lang w:val="nl-NL"/>
        </w:rPr>
        <w:t>s</w:t>
      </w:r>
      <w:r w:rsidR="00AD035E" w:rsidRPr="00FA3179">
        <w:rPr>
          <w:rFonts w:asciiTheme="minorHAnsi" w:hAnsiTheme="minorHAnsi" w:cstheme="minorHAnsi"/>
          <w:sz w:val="22"/>
          <w:lang w:val="nl-NL"/>
        </w:rPr>
        <w:t xml:space="preserve"> </w:t>
      </w:r>
      <w:r w:rsidR="00AD035E" w:rsidRPr="00FA3179">
        <w:rPr>
          <w:rFonts w:asciiTheme="minorHAnsi" w:hAnsiTheme="minorHAnsi" w:cstheme="minorHAnsi"/>
          <w:iCs/>
          <w:sz w:val="22"/>
          <w:lang w:val="nl-NL"/>
        </w:rPr>
        <w:t>favoriet</w:t>
      </w:r>
      <w:r w:rsidR="00FA3179" w:rsidRPr="00FA3179">
        <w:rPr>
          <w:rFonts w:asciiTheme="minorHAnsi" w:hAnsiTheme="minorHAnsi" w:cstheme="minorHAnsi"/>
          <w:iCs/>
          <w:sz w:val="22"/>
          <w:lang w:val="nl-NL"/>
        </w:rPr>
        <w:t xml:space="preserve"> vak </w:t>
      </w:r>
      <w:r w:rsidR="00AD035E" w:rsidRPr="00FA3179">
        <w:rPr>
          <w:rFonts w:asciiTheme="minorHAnsi" w:hAnsiTheme="minorHAnsi" w:cstheme="minorHAnsi"/>
          <w:iCs/>
          <w:sz w:val="22"/>
          <w:lang w:val="nl-NL"/>
        </w:rPr>
        <w:t>.</w:t>
      </w:r>
      <w:r w:rsidR="000A72B3" w:rsidRPr="00FA3179">
        <w:rPr>
          <w:rFonts w:asciiTheme="minorHAnsi" w:hAnsiTheme="minorHAnsi" w:cstheme="minorHAnsi"/>
          <w:sz w:val="22"/>
          <w:lang w:val="nl-NL"/>
        </w:rPr>
        <w:t xml:space="preserve"> In </w:t>
      </w:r>
      <w:r w:rsidR="00777986" w:rsidRPr="00FA3179">
        <w:rPr>
          <w:rFonts w:asciiTheme="minorHAnsi" w:hAnsiTheme="minorHAnsi" w:cstheme="minorHAnsi"/>
          <w:sz w:val="22"/>
          <w:lang w:val="nl-NL"/>
        </w:rPr>
        <w:t xml:space="preserve">dit FO worden de behoeftes uit de Behoefteanalyse vertaald naar </w:t>
      </w:r>
      <w:r w:rsidR="008108D0" w:rsidRPr="00FA3179">
        <w:rPr>
          <w:rFonts w:asciiTheme="minorHAnsi" w:hAnsiTheme="minorHAnsi" w:cstheme="minorHAnsi"/>
          <w:sz w:val="22"/>
          <w:lang w:val="nl-NL"/>
        </w:rPr>
        <w:t xml:space="preserve">concrete </w:t>
      </w:r>
      <w:r w:rsidR="00DB5093">
        <w:rPr>
          <w:rFonts w:asciiTheme="minorHAnsi" w:hAnsiTheme="minorHAnsi" w:cstheme="minorHAnsi"/>
          <w:iCs/>
          <w:sz w:val="22"/>
          <w:lang w:val="nl-NL"/>
        </w:rPr>
        <w:t>skills</w:t>
      </w:r>
      <w:r w:rsidR="008108D0" w:rsidRPr="00FA3179">
        <w:rPr>
          <w:rFonts w:asciiTheme="minorHAnsi" w:hAnsiTheme="minorHAnsi" w:cstheme="minorHAnsi"/>
          <w:sz w:val="22"/>
          <w:lang w:val="nl-NL"/>
        </w:rPr>
        <w:t>.</w:t>
      </w:r>
    </w:p>
    <w:p w14:paraId="0C14E533" w14:textId="18A981BD" w:rsidR="00397F1D" w:rsidRPr="00FA3179" w:rsidRDefault="00397F1D" w:rsidP="00206F66">
      <w:pPr>
        <w:rPr>
          <w:rFonts w:asciiTheme="minorHAnsi" w:hAnsiTheme="minorHAnsi" w:cstheme="minorHAnsi"/>
          <w:sz w:val="22"/>
          <w:lang w:val="nl-NL"/>
        </w:rPr>
      </w:pPr>
    </w:p>
    <w:p w14:paraId="0DB31C6E" w14:textId="3C213B10" w:rsidR="00E91874" w:rsidRPr="00FA3179" w:rsidRDefault="00277C6D" w:rsidP="00206F66">
      <w:pPr>
        <w:rPr>
          <w:rFonts w:asciiTheme="minorHAnsi" w:hAnsiTheme="minorHAnsi" w:cstheme="minorHAnsi"/>
          <w:sz w:val="22"/>
          <w:lang w:val="nl-NL"/>
        </w:rPr>
      </w:pPr>
      <w:r w:rsidRPr="00FA3179">
        <w:rPr>
          <w:rFonts w:asciiTheme="minorHAnsi" w:hAnsiTheme="minorHAnsi" w:cstheme="minorHAnsi"/>
          <w:sz w:val="22"/>
          <w:lang w:val="nl-NL"/>
        </w:rPr>
        <w:t xml:space="preserve">In het eerste </w:t>
      </w:r>
      <w:r w:rsidR="00A30C9E" w:rsidRPr="00FA3179">
        <w:rPr>
          <w:rFonts w:asciiTheme="minorHAnsi" w:hAnsiTheme="minorHAnsi" w:cstheme="minorHAnsi"/>
          <w:sz w:val="22"/>
          <w:lang w:val="nl-NL"/>
        </w:rPr>
        <w:t>hoofdstuk</w:t>
      </w:r>
      <w:r w:rsidRPr="00FA3179">
        <w:rPr>
          <w:rFonts w:asciiTheme="minorHAnsi" w:hAnsiTheme="minorHAnsi" w:cstheme="minorHAnsi"/>
          <w:sz w:val="22"/>
          <w:lang w:val="nl-NL"/>
        </w:rPr>
        <w:t xml:space="preserve"> “inleiding</w:t>
      </w:r>
      <w:r w:rsidR="008907A6" w:rsidRPr="00FA3179">
        <w:rPr>
          <w:rFonts w:asciiTheme="minorHAnsi" w:hAnsiTheme="minorHAnsi" w:cstheme="minorHAnsi"/>
          <w:sz w:val="22"/>
          <w:lang w:val="nl-NL"/>
        </w:rPr>
        <w:t xml:space="preserve">” </w:t>
      </w:r>
      <w:r w:rsidRPr="00FA3179">
        <w:rPr>
          <w:rFonts w:asciiTheme="minorHAnsi" w:hAnsiTheme="minorHAnsi" w:cstheme="minorHAnsi"/>
          <w:sz w:val="22"/>
          <w:lang w:val="nl-NL"/>
        </w:rPr>
        <w:t>wordt kort inhoudelijk uitgelegd wat het project in</w:t>
      </w:r>
      <w:r w:rsidR="008907A6" w:rsidRPr="00FA3179">
        <w:rPr>
          <w:rFonts w:asciiTheme="minorHAnsi" w:hAnsiTheme="minorHAnsi" w:cstheme="minorHAnsi"/>
          <w:sz w:val="22"/>
          <w:lang w:val="nl-NL"/>
        </w:rPr>
        <w:t>houd</w:t>
      </w:r>
      <w:r w:rsidR="008A0E44" w:rsidRPr="00FA3179">
        <w:rPr>
          <w:rFonts w:asciiTheme="minorHAnsi" w:hAnsiTheme="minorHAnsi" w:cstheme="minorHAnsi"/>
          <w:sz w:val="22"/>
          <w:lang w:val="nl-NL"/>
        </w:rPr>
        <w:t>, daarna volgt het hoofdstu</w:t>
      </w:r>
      <w:r w:rsidR="00B75262" w:rsidRPr="00FA3179">
        <w:rPr>
          <w:rFonts w:asciiTheme="minorHAnsi" w:hAnsiTheme="minorHAnsi" w:cstheme="minorHAnsi"/>
          <w:sz w:val="22"/>
          <w:lang w:val="nl-NL"/>
        </w:rPr>
        <w:t xml:space="preserve">k </w:t>
      </w:r>
      <w:r w:rsidR="00925836" w:rsidRPr="00FA3179">
        <w:rPr>
          <w:rFonts w:asciiTheme="minorHAnsi" w:hAnsiTheme="minorHAnsi" w:cstheme="minorHAnsi"/>
          <w:sz w:val="22"/>
          <w:lang w:val="nl-NL"/>
        </w:rPr>
        <w:t>“belanghebbenden</w:t>
      </w:r>
      <w:r w:rsidR="00E70B84" w:rsidRPr="00FA3179">
        <w:rPr>
          <w:rFonts w:asciiTheme="minorHAnsi" w:hAnsiTheme="minorHAnsi" w:cstheme="minorHAnsi"/>
          <w:sz w:val="22"/>
          <w:lang w:val="nl-NL"/>
        </w:rPr>
        <w:t>” daarin word</w:t>
      </w:r>
      <w:r w:rsidR="00114446" w:rsidRPr="00FA3179">
        <w:rPr>
          <w:rFonts w:asciiTheme="minorHAnsi" w:hAnsiTheme="minorHAnsi" w:cstheme="minorHAnsi"/>
          <w:sz w:val="22"/>
          <w:lang w:val="nl-NL"/>
        </w:rPr>
        <w:t xml:space="preserve">t </w:t>
      </w:r>
      <w:r w:rsidR="00A30C9E" w:rsidRPr="00FA3179">
        <w:rPr>
          <w:rFonts w:asciiTheme="minorHAnsi" w:hAnsiTheme="minorHAnsi" w:cstheme="minorHAnsi"/>
          <w:sz w:val="22"/>
          <w:lang w:val="nl-NL"/>
        </w:rPr>
        <w:t>de functie van het project uitgelegd. Ten derde komt het hoofd</w:t>
      </w:r>
      <w:r w:rsidR="00A7253A" w:rsidRPr="00FA3179">
        <w:rPr>
          <w:rFonts w:asciiTheme="minorHAnsi" w:hAnsiTheme="minorHAnsi" w:cstheme="minorHAnsi"/>
          <w:sz w:val="22"/>
          <w:lang w:val="nl-NL"/>
        </w:rPr>
        <w:t>stuk “functionaliteiten” daarin wordt uitgelegd wat voor functies/eisen de website moet aan voldoen</w:t>
      </w:r>
      <w:r w:rsidR="005F5635" w:rsidRPr="00FA3179">
        <w:rPr>
          <w:rFonts w:asciiTheme="minorHAnsi" w:hAnsiTheme="minorHAnsi" w:cstheme="minorHAnsi"/>
          <w:sz w:val="22"/>
          <w:lang w:val="nl-NL"/>
        </w:rPr>
        <w:t xml:space="preserve">. Ten vierde </w:t>
      </w:r>
      <w:r w:rsidR="0035741B" w:rsidRPr="00FA3179">
        <w:rPr>
          <w:rFonts w:asciiTheme="minorHAnsi" w:hAnsiTheme="minorHAnsi" w:cstheme="minorHAnsi"/>
          <w:sz w:val="22"/>
          <w:lang w:val="nl-NL"/>
        </w:rPr>
        <w:t>is het hoofdstuk “navigatie” daar in wordt uitgelegd hoe er kan worden genavigeerd</w:t>
      </w:r>
      <w:r w:rsidR="0071209B" w:rsidRPr="00FA3179">
        <w:rPr>
          <w:rFonts w:asciiTheme="minorHAnsi" w:hAnsiTheme="minorHAnsi" w:cstheme="minorHAnsi"/>
          <w:sz w:val="22"/>
          <w:lang w:val="nl-NL"/>
        </w:rPr>
        <w:t xml:space="preserve"> in de website.</w:t>
      </w:r>
      <w:r w:rsidR="00E91874" w:rsidRPr="00FA3179">
        <w:rPr>
          <w:rFonts w:asciiTheme="minorHAnsi" w:hAnsiTheme="minorHAnsi" w:cstheme="minorHAnsi"/>
          <w:sz w:val="22"/>
          <w:lang w:val="nl-NL"/>
        </w:rPr>
        <w:t xml:space="preserve"> Ten vijfde komt  de paginalijst daarin staat een korte lijst van alle pagina’s en hun functie. Daarna volgt het pagina ontwerp en </w:t>
      </w:r>
      <w:proofErr w:type="spellStart"/>
      <w:r w:rsidR="00E91874" w:rsidRPr="00FA3179">
        <w:rPr>
          <w:rFonts w:asciiTheme="minorHAnsi" w:hAnsiTheme="minorHAnsi" w:cstheme="minorHAnsi"/>
          <w:sz w:val="22"/>
          <w:lang w:val="nl-NL"/>
        </w:rPr>
        <w:t>wireframe</w:t>
      </w:r>
      <w:proofErr w:type="spellEnd"/>
      <w:r w:rsidR="00E91874" w:rsidRPr="00FA3179">
        <w:rPr>
          <w:rFonts w:asciiTheme="minorHAnsi" w:hAnsiTheme="minorHAnsi" w:cstheme="minorHAnsi"/>
          <w:sz w:val="22"/>
          <w:lang w:val="nl-NL"/>
        </w:rPr>
        <w:t>, als een na laatste volgt het grafisch ontwerp en als laatste komt een korte conclusie.</w:t>
      </w:r>
    </w:p>
    <w:p w14:paraId="573040AB" w14:textId="77777777" w:rsidR="00206F66" w:rsidRPr="009F4FAD" w:rsidRDefault="00206F66" w:rsidP="00206F66">
      <w:pPr>
        <w:rPr>
          <w:rFonts w:ascii="Cambria" w:hAnsi="Cambria"/>
          <w:i/>
          <w:lang w:val="nl-NL"/>
        </w:rPr>
      </w:pPr>
    </w:p>
    <w:p w14:paraId="488E9F15" w14:textId="4707BAA8" w:rsidR="00B6761B" w:rsidRPr="009F4FAD" w:rsidRDefault="00B6761B" w:rsidP="00206F66">
      <w:pPr>
        <w:rPr>
          <w:rFonts w:ascii="Cambria" w:hAnsi="Cambria"/>
          <w:i/>
          <w:lang w:val="nl-NL"/>
        </w:rPr>
      </w:pPr>
    </w:p>
    <w:p w14:paraId="4B49D083" w14:textId="75324474" w:rsidR="00AB536E" w:rsidRPr="009F4FAD" w:rsidRDefault="00AB536E">
      <w:pPr>
        <w:rPr>
          <w:rFonts w:ascii="Cambria" w:eastAsia="Calibri" w:hAnsi="Cambria"/>
          <w:szCs w:val="24"/>
          <w:lang w:val="nl-NL"/>
        </w:rPr>
      </w:pPr>
      <w:r w:rsidRPr="009F4FAD">
        <w:rPr>
          <w:lang w:val="nl-NL"/>
        </w:rPr>
        <w:br w:type="page"/>
      </w:r>
    </w:p>
    <w:p w14:paraId="247903FD" w14:textId="77777777" w:rsidR="00ED7EB9" w:rsidRPr="009F4FAD" w:rsidRDefault="00ED7EB9" w:rsidP="005901BA">
      <w:pPr>
        <w:pStyle w:val="Plattetekst"/>
        <w:rPr>
          <w:lang w:val="nl-NL"/>
        </w:rPr>
      </w:pPr>
    </w:p>
    <w:p w14:paraId="69D109C7" w14:textId="77777777" w:rsidR="00ED7EB9" w:rsidRPr="000B3590" w:rsidRDefault="00ED7EB9" w:rsidP="00556F0B">
      <w:pPr>
        <w:pStyle w:val="Kop1"/>
      </w:pPr>
      <w:bookmarkStart w:id="3" w:name="_Toc443567045"/>
      <w:bookmarkStart w:id="4" w:name="_Toc25756656"/>
      <w:proofErr w:type="spellStart"/>
      <w:r w:rsidRPr="000B3590">
        <w:t>Belanghebbenden</w:t>
      </w:r>
      <w:bookmarkEnd w:id="3"/>
      <w:bookmarkEnd w:id="4"/>
      <w:proofErr w:type="spellEnd"/>
    </w:p>
    <w:p w14:paraId="20B45FAF" w14:textId="77777777" w:rsidR="005901BA" w:rsidRDefault="005901BA" w:rsidP="005901BA">
      <w:pPr>
        <w:pStyle w:val="Plattetekst"/>
      </w:pPr>
    </w:p>
    <w:p w14:paraId="736BA2A5" w14:textId="3A051B09" w:rsidR="00ED7EB9" w:rsidRPr="009F4FAD" w:rsidRDefault="00ED7EB9" w:rsidP="005901BA">
      <w:pPr>
        <w:pStyle w:val="Plattetekst"/>
        <w:rPr>
          <w:lang w:val="nl-NL"/>
        </w:rPr>
      </w:pPr>
    </w:p>
    <w:p w14:paraId="70EB0ACC" w14:textId="4DEB2129" w:rsidR="00AF1258" w:rsidRPr="009F4FAD" w:rsidRDefault="00AF1258" w:rsidP="005901BA">
      <w:pPr>
        <w:pStyle w:val="Plattetekst"/>
        <w:rPr>
          <w:lang w:val="nl-NL"/>
        </w:rPr>
      </w:pPr>
      <w:r>
        <w:rPr>
          <w:lang w:val="nl-NL"/>
        </w:rPr>
        <w:t xml:space="preserve">De aangeboden website is </w:t>
      </w:r>
      <w:r w:rsidR="00500F07">
        <w:rPr>
          <w:lang w:val="nl-NL"/>
        </w:rPr>
        <w:t xml:space="preserve">bedoelt zodat de studenten hun </w:t>
      </w:r>
      <w:r w:rsidR="005E2553">
        <w:rPr>
          <w:lang w:val="nl-NL"/>
        </w:rPr>
        <w:t>programmeer</w:t>
      </w:r>
      <w:r w:rsidR="00E055A7">
        <w:rPr>
          <w:lang w:val="nl-NL"/>
        </w:rPr>
        <w:t xml:space="preserve"> skills kunnen bewijzen, </w:t>
      </w:r>
      <w:r w:rsidR="002672CE">
        <w:rPr>
          <w:lang w:val="nl-NL"/>
        </w:rPr>
        <w:t>de website is openbaar</w:t>
      </w:r>
      <w:r w:rsidR="00CA07D6">
        <w:rPr>
          <w:lang w:val="nl-NL"/>
        </w:rPr>
        <w:t xml:space="preserve"> </w:t>
      </w:r>
      <w:proofErr w:type="spellStart"/>
      <w:r w:rsidR="00CA07D6">
        <w:rPr>
          <w:lang w:val="nl-NL"/>
        </w:rPr>
        <w:t>toegangelijk</w:t>
      </w:r>
      <w:proofErr w:type="spellEnd"/>
      <w:r w:rsidR="00EA4914">
        <w:rPr>
          <w:lang w:val="nl-NL"/>
        </w:rPr>
        <w:t>.</w:t>
      </w:r>
      <w:r w:rsidR="00A61AFE">
        <w:rPr>
          <w:lang w:val="nl-NL"/>
        </w:rPr>
        <w:t xml:space="preserve"> Op de website </w:t>
      </w:r>
      <w:proofErr w:type="spellStart"/>
      <w:r w:rsidR="00A61AFE">
        <w:rPr>
          <w:lang w:val="nl-NL"/>
        </w:rPr>
        <w:t>kunen</w:t>
      </w:r>
      <w:proofErr w:type="spellEnd"/>
      <w:r w:rsidR="00A61AFE">
        <w:rPr>
          <w:lang w:val="nl-NL"/>
        </w:rPr>
        <w:t xml:space="preserve"> de bezoekers zien wat ons favoriete vak is </w:t>
      </w:r>
      <w:r w:rsidR="00A52204">
        <w:rPr>
          <w:lang w:val="nl-NL"/>
        </w:rPr>
        <w:t>,</w:t>
      </w:r>
      <w:r w:rsidR="00A61AFE">
        <w:rPr>
          <w:lang w:val="nl-NL"/>
        </w:rPr>
        <w:t xml:space="preserve"> de informatie over dat vak</w:t>
      </w:r>
      <w:r w:rsidR="00112D7B">
        <w:rPr>
          <w:lang w:val="nl-NL"/>
        </w:rPr>
        <w:t xml:space="preserve"> kunt vinden</w:t>
      </w:r>
      <w:r w:rsidR="00A52204">
        <w:rPr>
          <w:lang w:val="nl-NL"/>
        </w:rPr>
        <w:t xml:space="preserve"> en de motivatie over onze keuze.</w:t>
      </w:r>
    </w:p>
    <w:p w14:paraId="0285638A" w14:textId="77777777" w:rsidR="00ED7EB9" w:rsidRPr="000317F3" w:rsidRDefault="00ED7EB9" w:rsidP="005901BA">
      <w:pPr>
        <w:pStyle w:val="Plattetekst"/>
        <w:rPr>
          <w:lang w:val="nl-NL"/>
        </w:rPr>
      </w:pPr>
    </w:p>
    <w:p w14:paraId="3ADB7F26" w14:textId="77777777" w:rsidR="00AB536E" w:rsidRPr="000317F3" w:rsidRDefault="00AB536E" w:rsidP="000D7E9A">
      <w:pPr>
        <w:pStyle w:val="Plattetekst"/>
        <w:rPr>
          <w:lang w:val="nl-NL"/>
        </w:rPr>
      </w:pPr>
    </w:p>
    <w:p w14:paraId="3E2428E9" w14:textId="77777777" w:rsidR="00ED7EB9" w:rsidRPr="000B3590" w:rsidRDefault="00ED7EB9" w:rsidP="00556F0B">
      <w:pPr>
        <w:pStyle w:val="Kop1"/>
      </w:pPr>
      <w:bookmarkStart w:id="5" w:name="_Toc443567047"/>
      <w:bookmarkStart w:id="6" w:name="_Toc25756657"/>
      <w:proofErr w:type="spellStart"/>
      <w:r w:rsidRPr="000B3590">
        <w:t>Functionaliteiten</w:t>
      </w:r>
      <w:bookmarkEnd w:id="5"/>
      <w:bookmarkEnd w:id="6"/>
      <w:proofErr w:type="spellEnd"/>
    </w:p>
    <w:p w14:paraId="7AB1D6E8" w14:textId="77777777" w:rsidR="005901BA" w:rsidRDefault="005901BA" w:rsidP="005901BA">
      <w:pPr>
        <w:pStyle w:val="Plattetekst"/>
      </w:pPr>
    </w:p>
    <w:p w14:paraId="5D3C730D" w14:textId="7079D2AB" w:rsidR="008358AC" w:rsidRDefault="00156DC4" w:rsidP="005901BA">
      <w:pPr>
        <w:pStyle w:val="Plattetekst"/>
        <w:rPr>
          <w:bCs/>
          <w:iCs/>
          <w:lang w:val="nl-NL"/>
        </w:rPr>
      </w:pPr>
      <w:r>
        <w:rPr>
          <w:bCs/>
          <w:iCs/>
          <w:lang w:val="nl-NL"/>
        </w:rPr>
        <w:t>Het informatiesysteem moet de volgende functionaliteiten hebben.</w:t>
      </w:r>
    </w:p>
    <w:p w14:paraId="32752932" w14:textId="1A7D5419" w:rsidR="00A97420" w:rsidRDefault="00A97420" w:rsidP="005901BA">
      <w:pPr>
        <w:pStyle w:val="Plattetekst"/>
        <w:rPr>
          <w:bCs/>
          <w:iCs/>
          <w:lang w:val="nl-NL"/>
        </w:rPr>
      </w:pPr>
      <w:r>
        <w:rPr>
          <w:bCs/>
          <w:iCs/>
          <w:lang w:val="nl-NL"/>
        </w:rPr>
        <w:t>Zie hieronder:</w:t>
      </w:r>
    </w:p>
    <w:p w14:paraId="551009D0" w14:textId="63555C62" w:rsidR="00A97420" w:rsidRDefault="00A97420" w:rsidP="005901BA">
      <w:pPr>
        <w:pStyle w:val="Plattetekst"/>
        <w:rPr>
          <w:bCs/>
          <w:iCs/>
          <w:lang w:val="nl-NL"/>
        </w:rPr>
      </w:pPr>
    </w:p>
    <w:p w14:paraId="2EAD340A" w14:textId="4F596851" w:rsidR="00850DF0" w:rsidRDefault="000317F3" w:rsidP="00850DF0">
      <w:pPr>
        <w:pStyle w:val="Plattetekst"/>
        <w:numPr>
          <w:ilvl w:val="0"/>
          <w:numId w:val="38"/>
        </w:numPr>
        <w:ind w:left="357" w:hanging="357"/>
        <w:rPr>
          <w:bCs/>
          <w:iCs/>
          <w:lang w:val="nl-NL"/>
        </w:rPr>
      </w:pPr>
      <w:r>
        <w:rPr>
          <w:bCs/>
          <w:iCs/>
          <w:lang w:val="nl-NL"/>
        </w:rPr>
        <w:t>Op de hoofdpagina</w:t>
      </w:r>
      <w:r w:rsidR="0066715F">
        <w:rPr>
          <w:bCs/>
          <w:iCs/>
          <w:lang w:val="nl-NL"/>
        </w:rPr>
        <w:t xml:space="preserve"> kan er doorgeklikt</w:t>
      </w:r>
      <w:r w:rsidR="00E94542">
        <w:rPr>
          <w:bCs/>
          <w:iCs/>
          <w:lang w:val="nl-NL"/>
        </w:rPr>
        <w:t xml:space="preserve"> worden naar de </w:t>
      </w:r>
      <w:r w:rsidR="00EB2B7A">
        <w:rPr>
          <w:bCs/>
          <w:iCs/>
          <w:lang w:val="nl-NL"/>
        </w:rPr>
        <w:t>informatiepagina</w:t>
      </w:r>
      <w:r w:rsidR="0016757C">
        <w:rPr>
          <w:bCs/>
          <w:iCs/>
          <w:lang w:val="nl-NL"/>
        </w:rPr>
        <w:t xml:space="preserve"> en de over mij pagina.</w:t>
      </w:r>
    </w:p>
    <w:p w14:paraId="6031A8DB" w14:textId="7EBEC7B1" w:rsidR="006D56CA" w:rsidRDefault="00D2419A" w:rsidP="00850DF0">
      <w:pPr>
        <w:pStyle w:val="Plattetekst"/>
        <w:numPr>
          <w:ilvl w:val="0"/>
          <w:numId w:val="38"/>
        </w:numPr>
        <w:ind w:left="357" w:hanging="357"/>
        <w:rPr>
          <w:bCs/>
          <w:iCs/>
          <w:lang w:val="nl-NL"/>
        </w:rPr>
      </w:pPr>
      <w:r>
        <w:rPr>
          <w:bCs/>
          <w:iCs/>
          <w:lang w:val="nl-NL"/>
        </w:rPr>
        <w:t xml:space="preserve">Het menu bevat een hamburgerstructuur. Hierdoor </w:t>
      </w:r>
      <w:r w:rsidR="009206AA">
        <w:rPr>
          <w:bCs/>
          <w:iCs/>
          <w:lang w:val="nl-NL"/>
        </w:rPr>
        <w:t>vouwt het menu uit als hier op geklikt wordt.</w:t>
      </w:r>
    </w:p>
    <w:p w14:paraId="3403CDCF" w14:textId="4A6E5BBD" w:rsidR="002D0D06" w:rsidRDefault="00825289" w:rsidP="00850DF0">
      <w:pPr>
        <w:pStyle w:val="Plattetekst"/>
        <w:numPr>
          <w:ilvl w:val="0"/>
          <w:numId w:val="38"/>
        </w:numPr>
        <w:ind w:left="357" w:hanging="357"/>
        <w:rPr>
          <w:bCs/>
          <w:iCs/>
          <w:lang w:val="nl-NL"/>
        </w:rPr>
      </w:pPr>
      <w:r>
        <w:rPr>
          <w:bCs/>
          <w:iCs/>
          <w:lang w:val="nl-NL"/>
        </w:rPr>
        <w:t>Onder het logo zijn de menuknoppen te vinden. Deze navigeren naar de pagina’s: het vak, over mij en de contactpagina.</w:t>
      </w:r>
    </w:p>
    <w:p w14:paraId="06C24C4A" w14:textId="66B5F4E9" w:rsidR="00825289" w:rsidRDefault="00AD5A01" w:rsidP="00850DF0">
      <w:pPr>
        <w:pStyle w:val="Plattetekst"/>
        <w:numPr>
          <w:ilvl w:val="0"/>
          <w:numId w:val="38"/>
        </w:numPr>
        <w:ind w:left="357" w:hanging="357"/>
        <w:rPr>
          <w:bCs/>
          <w:iCs/>
          <w:lang w:val="nl-NL"/>
        </w:rPr>
      </w:pPr>
      <w:r>
        <w:rPr>
          <w:bCs/>
          <w:iCs/>
          <w:lang w:val="nl-NL"/>
        </w:rPr>
        <w:t>Er zijn afbeeldingen op de website</w:t>
      </w:r>
    </w:p>
    <w:p w14:paraId="6D81809C" w14:textId="6128E1B1" w:rsidR="00AD5A01" w:rsidRDefault="00806971" w:rsidP="00850DF0">
      <w:pPr>
        <w:pStyle w:val="Plattetekst"/>
        <w:numPr>
          <w:ilvl w:val="0"/>
          <w:numId w:val="38"/>
        </w:numPr>
        <w:ind w:left="357" w:hanging="357"/>
        <w:rPr>
          <w:bCs/>
          <w:iCs/>
          <w:lang w:val="nl-NL"/>
        </w:rPr>
      </w:pPr>
      <w:r>
        <w:rPr>
          <w:bCs/>
          <w:iCs/>
          <w:lang w:val="nl-NL"/>
        </w:rPr>
        <w:t xml:space="preserve">De website bevat content die te lezen is in </w:t>
      </w:r>
      <w:r w:rsidR="00C13E1E">
        <w:rPr>
          <w:bCs/>
          <w:iCs/>
          <w:lang w:val="nl-NL"/>
        </w:rPr>
        <w:t>paragrafen</w:t>
      </w:r>
    </w:p>
    <w:p w14:paraId="1B633667" w14:textId="5E4CDBF0" w:rsidR="00A34E91" w:rsidRDefault="00012AE7" w:rsidP="00A34E91">
      <w:pPr>
        <w:pStyle w:val="Plattetekst"/>
        <w:numPr>
          <w:ilvl w:val="0"/>
          <w:numId w:val="38"/>
        </w:numPr>
        <w:ind w:left="357" w:hanging="357"/>
        <w:rPr>
          <w:bCs/>
          <w:iCs/>
          <w:lang w:val="nl-NL"/>
        </w:rPr>
      </w:pPr>
      <w:r>
        <w:rPr>
          <w:bCs/>
          <w:iCs/>
          <w:lang w:val="nl-NL"/>
        </w:rPr>
        <w:t xml:space="preserve">De knoppen </w:t>
      </w:r>
      <w:r w:rsidR="00A34E91">
        <w:rPr>
          <w:bCs/>
          <w:iCs/>
          <w:lang w:val="nl-NL"/>
        </w:rPr>
        <w:t>veranderen als de gebruiker erover gaat met de muis.</w:t>
      </w:r>
    </w:p>
    <w:p w14:paraId="6B99B2E3" w14:textId="3B573A60" w:rsidR="00A34E91" w:rsidRDefault="00FF68F4" w:rsidP="00A34E91">
      <w:pPr>
        <w:pStyle w:val="Plattetekst"/>
        <w:numPr>
          <w:ilvl w:val="0"/>
          <w:numId w:val="38"/>
        </w:numPr>
        <w:ind w:left="357" w:hanging="357"/>
        <w:rPr>
          <w:bCs/>
          <w:iCs/>
          <w:lang w:val="nl-NL"/>
        </w:rPr>
      </w:pPr>
      <w:r>
        <w:rPr>
          <w:bCs/>
          <w:iCs/>
          <w:lang w:val="nl-NL"/>
        </w:rPr>
        <w:t xml:space="preserve">Er is een contactpagina. Hierop staat een </w:t>
      </w:r>
      <w:r w:rsidR="00803FCE">
        <w:rPr>
          <w:bCs/>
          <w:iCs/>
          <w:lang w:val="nl-NL"/>
        </w:rPr>
        <w:t>contactfor</w:t>
      </w:r>
      <w:r w:rsidR="00C07C04">
        <w:rPr>
          <w:bCs/>
          <w:iCs/>
          <w:lang w:val="nl-NL"/>
        </w:rPr>
        <w:t>m</w:t>
      </w:r>
      <w:r w:rsidR="00803FCE">
        <w:rPr>
          <w:bCs/>
          <w:iCs/>
          <w:lang w:val="nl-NL"/>
        </w:rPr>
        <w:t xml:space="preserve">ulier </w:t>
      </w:r>
      <w:r w:rsidR="00D93672">
        <w:rPr>
          <w:bCs/>
          <w:iCs/>
          <w:lang w:val="nl-NL"/>
        </w:rPr>
        <w:t>die de gebruiker in kan vullen.</w:t>
      </w:r>
    </w:p>
    <w:p w14:paraId="73FF8F0E" w14:textId="41FCD855" w:rsidR="00D93672" w:rsidRDefault="00D93672" w:rsidP="00A34E91">
      <w:pPr>
        <w:pStyle w:val="Plattetekst"/>
        <w:numPr>
          <w:ilvl w:val="0"/>
          <w:numId w:val="38"/>
        </w:numPr>
        <w:ind w:left="357" w:hanging="357"/>
        <w:rPr>
          <w:bCs/>
          <w:iCs/>
          <w:lang w:val="nl-NL"/>
        </w:rPr>
      </w:pPr>
      <w:r>
        <w:rPr>
          <w:bCs/>
          <w:iCs/>
          <w:lang w:val="nl-NL"/>
        </w:rPr>
        <w:t>Er staat een plattegrond op de contactpagina</w:t>
      </w:r>
    </w:p>
    <w:p w14:paraId="618D67D6" w14:textId="65F212B8" w:rsidR="00D93672" w:rsidRDefault="00D93672" w:rsidP="00A34E91">
      <w:pPr>
        <w:pStyle w:val="Plattetekst"/>
        <w:numPr>
          <w:ilvl w:val="0"/>
          <w:numId w:val="38"/>
        </w:numPr>
        <w:ind w:left="357" w:hanging="357"/>
        <w:rPr>
          <w:bCs/>
          <w:iCs/>
          <w:lang w:val="nl-NL"/>
        </w:rPr>
      </w:pPr>
      <w:r>
        <w:rPr>
          <w:bCs/>
          <w:iCs/>
          <w:lang w:val="nl-NL"/>
        </w:rPr>
        <w:t>Er staat een video op de contactpagina over het vak.</w:t>
      </w:r>
    </w:p>
    <w:p w14:paraId="2E824C56" w14:textId="2F3CB4D2" w:rsidR="00D93672" w:rsidRDefault="00952AAC" w:rsidP="00A34E91">
      <w:pPr>
        <w:pStyle w:val="Plattetekst"/>
        <w:numPr>
          <w:ilvl w:val="0"/>
          <w:numId w:val="38"/>
        </w:numPr>
        <w:ind w:left="357" w:hanging="357"/>
        <w:rPr>
          <w:bCs/>
          <w:iCs/>
          <w:lang w:val="nl-NL"/>
        </w:rPr>
      </w:pPr>
      <w:r>
        <w:rPr>
          <w:bCs/>
          <w:iCs/>
          <w:lang w:val="nl-NL"/>
        </w:rPr>
        <w:t>Op de pagina het vak</w:t>
      </w:r>
      <w:r w:rsidR="00041C18">
        <w:rPr>
          <w:bCs/>
          <w:iCs/>
          <w:lang w:val="nl-NL"/>
        </w:rPr>
        <w:t xml:space="preserve"> staat een samenvatting van het vak.</w:t>
      </w:r>
    </w:p>
    <w:p w14:paraId="40C56E98" w14:textId="4A9604FC" w:rsidR="00041C18" w:rsidRDefault="00041C18" w:rsidP="00A34E91">
      <w:pPr>
        <w:pStyle w:val="Plattetekst"/>
        <w:numPr>
          <w:ilvl w:val="0"/>
          <w:numId w:val="38"/>
        </w:numPr>
        <w:ind w:left="357" w:hanging="357"/>
        <w:rPr>
          <w:bCs/>
          <w:iCs/>
          <w:lang w:val="nl-NL"/>
        </w:rPr>
      </w:pPr>
      <w:r>
        <w:rPr>
          <w:bCs/>
          <w:iCs/>
          <w:lang w:val="nl-NL"/>
        </w:rPr>
        <w:t xml:space="preserve">Op de pagina het vak </w:t>
      </w:r>
      <w:r w:rsidR="00F02B13">
        <w:rPr>
          <w:bCs/>
          <w:iCs/>
          <w:lang w:val="nl-NL"/>
        </w:rPr>
        <w:t xml:space="preserve">staat beschreven welke vaardigheden je nodig hebt </w:t>
      </w:r>
      <w:r w:rsidR="00D848B4">
        <w:rPr>
          <w:bCs/>
          <w:iCs/>
          <w:lang w:val="nl-NL"/>
        </w:rPr>
        <w:t>om het vak te kunnen behalen.</w:t>
      </w:r>
    </w:p>
    <w:p w14:paraId="4E0263B2" w14:textId="66AA9ADA" w:rsidR="00D848B4" w:rsidRDefault="00D848B4" w:rsidP="00A34E91">
      <w:pPr>
        <w:pStyle w:val="Plattetekst"/>
        <w:numPr>
          <w:ilvl w:val="0"/>
          <w:numId w:val="38"/>
        </w:numPr>
        <w:ind w:left="357" w:hanging="357"/>
        <w:rPr>
          <w:bCs/>
          <w:iCs/>
          <w:lang w:val="nl-NL"/>
        </w:rPr>
      </w:pPr>
      <w:r>
        <w:rPr>
          <w:bCs/>
          <w:iCs/>
          <w:lang w:val="nl-NL"/>
        </w:rPr>
        <w:t>Op de pagina het vak staat de interview met de vakdocent.</w:t>
      </w:r>
    </w:p>
    <w:p w14:paraId="4466D60B" w14:textId="0FBF85C7" w:rsidR="00062CBC" w:rsidRPr="00A34E91" w:rsidRDefault="00062CBC" w:rsidP="00A34E91">
      <w:pPr>
        <w:pStyle w:val="Plattetekst"/>
        <w:numPr>
          <w:ilvl w:val="0"/>
          <w:numId w:val="38"/>
        </w:numPr>
        <w:ind w:left="357" w:hanging="357"/>
        <w:rPr>
          <w:bCs/>
          <w:iCs/>
          <w:lang w:val="nl-NL"/>
        </w:rPr>
      </w:pPr>
      <w:r>
        <w:rPr>
          <w:bCs/>
          <w:iCs/>
          <w:lang w:val="nl-NL"/>
        </w:rPr>
        <w:t>Op de pagina het vak staat</w:t>
      </w:r>
      <w:r w:rsidR="00A24E5E">
        <w:rPr>
          <w:bCs/>
          <w:iCs/>
          <w:lang w:val="nl-NL"/>
        </w:rPr>
        <w:t xml:space="preserve"> beeldmateriaal over het </w:t>
      </w:r>
      <w:r w:rsidR="00362AB0">
        <w:rPr>
          <w:bCs/>
          <w:iCs/>
          <w:lang w:val="nl-NL"/>
        </w:rPr>
        <w:t>vak</w:t>
      </w:r>
    </w:p>
    <w:p w14:paraId="056159AE" w14:textId="281021D1" w:rsidR="00DF24EB" w:rsidRPr="00A34E91" w:rsidRDefault="00DF24EB" w:rsidP="00A34E91">
      <w:pPr>
        <w:pStyle w:val="Plattetekst"/>
        <w:numPr>
          <w:ilvl w:val="0"/>
          <w:numId w:val="38"/>
        </w:numPr>
        <w:ind w:left="357" w:hanging="357"/>
        <w:rPr>
          <w:bCs/>
          <w:iCs/>
          <w:lang w:val="nl-NL"/>
        </w:rPr>
      </w:pPr>
      <w:r>
        <w:rPr>
          <w:bCs/>
          <w:iCs/>
          <w:lang w:val="nl-NL"/>
        </w:rPr>
        <w:t>Link naar de websites</w:t>
      </w:r>
      <w:r w:rsidR="00AA5332">
        <w:rPr>
          <w:bCs/>
          <w:iCs/>
          <w:lang w:val="nl-NL"/>
        </w:rPr>
        <w:t xml:space="preserve"> over het vak.</w:t>
      </w:r>
    </w:p>
    <w:p w14:paraId="37A321EF" w14:textId="0EEDB214" w:rsidR="000F354C" w:rsidRPr="00A34E91" w:rsidRDefault="00CA643F" w:rsidP="00A34E91">
      <w:pPr>
        <w:pStyle w:val="Plattetekst"/>
        <w:numPr>
          <w:ilvl w:val="0"/>
          <w:numId w:val="38"/>
        </w:numPr>
        <w:ind w:left="357" w:hanging="357"/>
        <w:rPr>
          <w:bCs/>
          <w:iCs/>
          <w:lang w:val="nl-NL"/>
        </w:rPr>
      </w:pPr>
      <w:r>
        <w:rPr>
          <w:bCs/>
          <w:iCs/>
          <w:lang w:val="nl-NL"/>
        </w:rPr>
        <w:t>Op de pagina over ons staat informatie over de studenten.</w:t>
      </w:r>
    </w:p>
    <w:p w14:paraId="7E8528E5" w14:textId="7EB80C73" w:rsidR="00B14215" w:rsidRPr="00B14215" w:rsidRDefault="00CC3233" w:rsidP="00B14215">
      <w:pPr>
        <w:pStyle w:val="Plattetekst"/>
        <w:numPr>
          <w:ilvl w:val="0"/>
          <w:numId w:val="38"/>
        </w:numPr>
        <w:ind w:left="357" w:hanging="357"/>
        <w:rPr>
          <w:bCs/>
          <w:iCs/>
          <w:lang w:val="nl-NL"/>
        </w:rPr>
      </w:pPr>
      <w:r>
        <w:rPr>
          <w:bCs/>
          <w:iCs/>
          <w:lang w:val="nl-NL"/>
        </w:rPr>
        <w:t xml:space="preserve">Er staat op over ons </w:t>
      </w:r>
      <w:r w:rsidR="00724523">
        <w:rPr>
          <w:bCs/>
          <w:iCs/>
          <w:lang w:val="nl-NL"/>
        </w:rPr>
        <w:t>wie de website</w:t>
      </w:r>
      <w:r w:rsidR="009E7F79">
        <w:rPr>
          <w:bCs/>
          <w:iCs/>
          <w:lang w:val="nl-NL"/>
        </w:rPr>
        <w:t xml:space="preserve"> hebben gemaakt</w:t>
      </w:r>
      <w:r w:rsidR="00AA72D4">
        <w:rPr>
          <w:bCs/>
          <w:iCs/>
          <w:lang w:val="nl-NL"/>
        </w:rPr>
        <w:t xml:space="preserve"> en </w:t>
      </w:r>
      <w:r w:rsidR="00FF475F">
        <w:rPr>
          <w:bCs/>
          <w:iCs/>
          <w:lang w:val="nl-NL"/>
        </w:rPr>
        <w:t>wat persoonlijke informatie</w:t>
      </w:r>
    </w:p>
    <w:p w14:paraId="42172EEB" w14:textId="54844B09" w:rsidR="00644F9E" w:rsidRPr="00644F9E" w:rsidRDefault="00FF475F" w:rsidP="00644F9E">
      <w:pPr>
        <w:pStyle w:val="Plattetekst"/>
        <w:numPr>
          <w:ilvl w:val="0"/>
          <w:numId w:val="38"/>
        </w:numPr>
        <w:ind w:left="357" w:hanging="357"/>
        <w:rPr>
          <w:bCs/>
          <w:iCs/>
          <w:lang w:val="nl-NL"/>
        </w:rPr>
      </w:pPr>
      <w:r>
        <w:rPr>
          <w:bCs/>
          <w:iCs/>
          <w:lang w:val="nl-NL"/>
        </w:rPr>
        <w:t>Op de pagina het vak staat waarom hij/zij voor het vak heeft gekozen.</w:t>
      </w:r>
    </w:p>
    <w:p w14:paraId="30CE447D" w14:textId="790E797A" w:rsidR="00FC24CB" w:rsidRPr="00A34E91" w:rsidRDefault="00FC24CB" w:rsidP="00A34E91">
      <w:pPr>
        <w:pStyle w:val="Plattetekst"/>
        <w:numPr>
          <w:ilvl w:val="0"/>
          <w:numId w:val="38"/>
        </w:numPr>
        <w:ind w:left="357" w:hanging="357"/>
        <w:rPr>
          <w:bCs/>
          <w:iCs/>
          <w:lang w:val="nl-NL"/>
        </w:rPr>
      </w:pPr>
      <w:r>
        <w:rPr>
          <w:bCs/>
          <w:iCs/>
          <w:lang w:val="nl-NL"/>
        </w:rPr>
        <w:t xml:space="preserve">Bezoekers kunnen doorklikken van de </w:t>
      </w:r>
      <w:proofErr w:type="spellStart"/>
      <w:r w:rsidR="00C07C04">
        <w:rPr>
          <w:bCs/>
          <w:iCs/>
          <w:lang w:val="nl-NL"/>
        </w:rPr>
        <w:t>V</w:t>
      </w:r>
      <w:r>
        <w:rPr>
          <w:bCs/>
          <w:iCs/>
          <w:lang w:val="nl-NL"/>
        </w:rPr>
        <w:t>akpagina</w:t>
      </w:r>
      <w:proofErr w:type="spellEnd"/>
      <w:r>
        <w:rPr>
          <w:bCs/>
          <w:iCs/>
          <w:lang w:val="nl-NL"/>
        </w:rPr>
        <w:t xml:space="preserve"> naar de Over ons pagina</w:t>
      </w:r>
      <w:r w:rsidR="009457C2">
        <w:rPr>
          <w:bCs/>
          <w:iCs/>
          <w:lang w:val="nl-NL"/>
        </w:rPr>
        <w:t xml:space="preserve"> en de Contactpagina.</w:t>
      </w:r>
    </w:p>
    <w:p w14:paraId="34855E4C" w14:textId="54226F69" w:rsidR="009457C2" w:rsidRDefault="009457C2" w:rsidP="00A34E91">
      <w:pPr>
        <w:pStyle w:val="Plattetekst"/>
        <w:numPr>
          <w:ilvl w:val="0"/>
          <w:numId w:val="38"/>
        </w:numPr>
        <w:ind w:left="357" w:hanging="357"/>
        <w:rPr>
          <w:bCs/>
          <w:iCs/>
          <w:lang w:val="nl-NL"/>
        </w:rPr>
      </w:pPr>
      <w:r>
        <w:rPr>
          <w:bCs/>
          <w:iCs/>
          <w:lang w:val="nl-NL"/>
        </w:rPr>
        <w:t>Bezoekers moeten informatie kunnen raadplegen over de contactgegevens van de ontwikkelaars.</w:t>
      </w:r>
    </w:p>
    <w:p w14:paraId="0177BD26" w14:textId="1A8038F6" w:rsidR="009457C2" w:rsidRPr="00A34E91" w:rsidRDefault="009457C2" w:rsidP="00A34E91">
      <w:pPr>
        <w:pStyle w:val="Plattetekst"/>
        <w:numPr>
          <w:ilvl w:val="0"/>
          <w:numId w:val="38"/>
        </w:numPr>
        <w:ind w:left="357" w:hanging="357"/>
        <w:rPr>
          <w:bCs/>
          <w:iCs/>
          <w:lang w:val="nl-NL"/>
        </w:rPr>
      </w:pPr>
      <w:r>
        <w:rPr>
          <w:bCs/>
          <w:iCs/>
          <w:lang w:val="nl-NL"/>
        </w:rPr>
        <w:t>Bezoekers</w:t>
      </w:r>
      <w:r w:rsidR="00345120">
        <w:rPr>
          <w:bCs/>
          <w:iCs/>
          <w:lang w:val="nl-NL"/>
        </w:rPr>
        <w:t xml:space="preserve"> moeten informatie kunnen raadplegen</w:t>
      </w:r>
      <w:r w:rsidR="000D7337">
        <w:rPr>
          <w:bCs/>
          <w:iCs/>
          <w:lang w:val="nl-NL"/>
        </w:rPr>
        <w:t xml:space="preserve"> over het gekozen vak</w:t>
      </w:r>
      <w:r w:rsidR="007D0982">
        <w:rPr>
          <w:bCs/>
          <w:iCs/>
          <w:lang w:val="nl-NL"/>
        </w:rPr>
        <w:t xml:space="preserve"> van de ontwikkelaars.</w:t>
      </w:r>
    </w:p>
    <w:p w14:paraId="1B32EE5F" w14:textId="552F2A73" w:rsidR="007D0982" w:rsidRPr="00A34E91" w:rsidRDefault="007D0982" w:rsidP="00A34E91">
      <w:pPr>
        <w:pStyle w:val="Plattetekst"/>
        <w:numPr>
          <w:ilvl w:val="0"/>
          <w:numId w:val="38"/>
        </w:numPr>
        <w:ind w:left="357" w:hanging="357"/>
        <w:rPr>
          <w:bCs/>
          <w:iCs/>
          <w:lang w:val="nl-NL"/>
        </w:rPr>
      </w:pPr>
      <w:r>
        <w:rPr>
          <w:bCs/>
          <w:iCs/>
          <w:lang w:val="nl-NL"/>
        </w:rPr>
        <w:t>Be</w:t>
      </w:r>
      <w:r w:rsidR="00AE0D49">
        <w:rPr>
          <w:bCs/>
          <w:iCs/>
          <w:lang w:val="nl-NL"/>
        </w:rPr>
        <w:t xml:space="preserve">zoekers moeten op een menuknop kunnen klikken en de nieuwe pagina moet </w:t>
      </w:r>
      <w:r w:rsidR="00C07C04">
        <w:rPr>
          <w:bCs/>
          <w:iCs/>
          <w:lang w:val="nl-NL"/>
        </w:rPr>
        <w:t>geopend worden in een nieuw venster.</w:t>
      </w:r>
    </w:p>
    <w:p w14:paraId="35BCCCCC" w14:textId="717E0191" w:rsidR="00ED4AF1" w:rsidRPr="00A34E91" w:rsidRDefault="00ED4AF1" w:rsidP="00A34E91">
      <w:pPr>
        <w:pStyle w:val="Plattetekst"/>
        <w:numPr>
          <w:ilvl w:val="0"/>
          <w:numId w:val="38"/>
        </w:numPr>
        <w:ind w:left="357" w:hanging="357"/>
        <w:rPr>
          <w:bCs/>
          <w:iCs/>
          <w:lang w:val="nl-NL"/>
        </w:rPr>
      </w:pPr>
      <w:r>
        <w:rPr>
          <w:bCs/>
          <w:iCs/>
          <w:lang w:val="nl-NL"/>
        </w:rPr>
        <w:t>De website moet te bezoeken zijn vanaf het internet.</w:t>
      </w:r>
    </w:p>
    <w:p w14:paraId="2667B460" w14:textId="7F5A6618" w:rsidR="0098149F" w:rsidRDefault="00C07C04">
      <w:pPr>
        <w:rPr>
          <w:rFonts w:ascii="Cambria" w:eastAsia="Calibri" w:hAnsi="Cambria"/>
          <w:color w:val="0432FF"/>
          <w:szCs w:val="24"/>
          <w:lang w:val="nl-NL"/>
        </w:rPr>
      </w:pPr>
      <w:r>
        <w:rPr>
          <w:color w:val="0432FF"/>
          <w:lang w:val="nl-NL"/>
        </w:rPr>
        <w:br w:type="page"/>
      </w:r>
    </w:p>
    <w:p w14:paraId="4A0BA2CD" w14:textId="77777777" w:rsidR="0098149F" w:rsidRDefault="0098149F" w:rsidP="005901BA">
      <w:pPr>
        <w:pStyle w:val="Plattetekst"/>
      </w:pPr>
    </w:p>
    <w:p w14:paraId="7F1ADFCE" w14:textId="53A444B9" w:rsidR="00E57B59" w:rsidRDefault="00E57B59" w:rsidP="00E57B59">
      <w:pPr>
        <w:pStyle w:val="Kop1"/>
      </w:pPr>
      <w:bookmarkStart w:id="7" w:name="_Toc25756658"/>
      <w:proofErr w:type="spellStart"/>
      <w:r>
        <w:t>Navigatie</w:t>
      </w:r>
      <w:bookmarkEnd w:id="7"/>
      <w:proofErr w:type="spellEnd"/>
    </w:p>
    <w:p w14:paraId="489D186C" w14:textId="1BFDB1F7" w:rsidR="00E57B59" w:rsidRDefault="00E57B59" w:rsidP="00E57B59">
      <w:pPr>
        <w:rPr>
          <w:rFonts w:ascii="Cambria" w:hAnsi="Cambria"/>
          <w:color w:val="0432FF"/>
          <w:lang w:val="nl-NL"/>
        </w:rPr>
      </w:pPr>
    </w:p>
    <w:p w14:paraId="58213AD1" w14:textId="191F0224" w:rsidR="000A014B" w:rsidRDefault="000A014B" w:rsidP="00E57B59">
      <w:pPr>
        <w:rPr>
          <w:rFonts w:ascii="Cambria" w:hAnsi="Cambria"/>
          <w:color w:val="0432FF"/>
          <w:lang w:val="nl-NL"/>
        </w:rPr>
      </w:pPr>
    </w:p>
    <w:p w14:paraId="0988CDFB" w14:textId="6052CDB4" w:rsidR="000A014B" w:rsidRDefault="000A014B" w:rsidP="00E57B59">
      <w:pPr>
        <w:rPr>
          <w:rFonts w:ascii="Cambria" w:hAnsi="Cambria"/>
          <w:color w:val="0432FF"/>
          <w:lang w:val="nl-NL"/>
        </w:rPr>
      </w:pPr>
    </w:p>
    <w:p w14:paraId="63AA6315" w14:textId="1EA6D837" w:rsidR="000A014B" w:rsidRDefault="000A014B" w:rsidP="00E57B59">
      <w:pPr>
        <w:rPr>
          <w:rFonts w:ascii="Cambria" w:hAnsi="Cambria"/>
          <w:color w:val="0432FF"/>
          <w:lang w:val="nl-NL"/>
        </w:rPr>
      </w:pPr>
    </w:p>
    <w:p w14:paraId="39BB1EDA" w14:textId="5AEEDB1D" w:rsidR="000A014B" w:rsidRPr="009F4FAD" w:rsidRDefault="00BF035F" w:rsidP="00E57B59">
      <w:pPr>
        <w:rPr>
          <w:rFonts w:ascii="Cambria" w:hAnsi="Cambria"/>
          <w:color w:val="0432FF"/>
          <w:lang w:val="nl-NL"/>
        </w:rPr>
      </w:pPr>
      <w:r>
        <w:rPr>
          <w:noProof/>
        </w:rPr>
        <w:drawing>
          <wp:inline distT="0" distB="0" distL="0" distR="0" wp14:anchorId="79A104B2" wp14:editId="0FAC032B">
            <wp:extent cx="5734050" cy="3218960"/>
            <wp:effectExtent l="38100" t="0" r="19050" b="0"/>
            <wp:docPr id="13" name="Diagram 1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14:paraId="0D921CA3" w14:textId="6FFD1EC7" w:rsidR="00E57B59" w:rsidRDefault="00E57B59" w:rsidP="001A0EB7">
      <w:pPr>
        <w:ind w:left="-284"/>
        <w:rPr>
          <w:rFonts w:ascii="Cambria" w:hAnsi="Cambria"/>
          <w:lang w:val="en-GB" w:eastAsia="en-GB"/>
        </w:rPr>
      </w:pPr>
    </w:p>
    <w:p w14:paraId="476FED22" w14:textId="77777777" w:rsidR="0001552B" w:rsidRDefault="0001552B" w:rsidP="001A0EB7">
      <w:pPr>
        <w:ind w:left="-284"/>
        <w:rPr>
          <w:rFonts w:ascii="Cambria" w:hAnsi="Cambria"/>
          <w:lang w:val="en-GB" w:eastAsia="en-GB"/>
        </w:rPr>
      </w:pPr>
    </w:p>
    <w:p w14:paraId="678EBB56" w14:textId="69B5C973" w:rsidR="00BF035F" w:rsidRDefault="00BF035F" w:rsidP="001A0EB7">
      <w:pPr>
        <w:ind w:left="-284"/>
        <w:rPr>
          <w:rFonts w:ascii="Cambria" w:hAnsi="Cambria"/>
          <w:noProof/>
          <w:lang w:val="en-GB" w:eastAsia="en-GB"/>
        </w:rPr>
      </w:pPr>
    </w:p>
    <w:p w14:paraId="7DFE409A" w14:textId="1E014F81" w:rsidR="00BF035F" w:rsidRDefault="00BF035F" w:rsidP="001A0EB7">
      <w:pPr>
        <w:ind w:left="-284"/>
        <w:rPr>
          <w:rFonts w:ascii="Cambria" w:hAnsi="Cambria"/>
          <w:noProof/>
          <w:lang w:val="en-GB" w:eastAsia="en-GB"/>
        </w:rPr>
      </w:pPr>
    </w:p>
    <w:p w14:paraId="3353CF92" w14:textId="314EE75C" w:rsidR="00BF035F" w:rsidRDefault="00BF035F" w:rsidP="001A0EB7">
      <w:pPr>
        <w:ind w:left="-284"/>
        <w:rPr>
          <w:rFonts w:ascii="Cambria" w:hAnsi="Cambria"/>
          <w:noProof/>
          <w:lang w:val="en-GB" w:eastAsia="en-GB"/>
        </w:rPr>
      </w:pPr>
    </w:p>
    <w:p w14:paraId="3B0E8DA9" w14:textId="385D730C" w:rsidR="00BF035F" w:rsidRDefault="00BF035F" w:rsidP="001A0EB7">
      <w:pPr>
        <w:ind w:left="-284"/>
        <w:rPr>
          <w:rFonts w:ascii="Cambria" w:hAnsi="Cambria"/>
          <w:noProof/>
          <w:lang w:val="en-GB" w:eastAsia="en-GB"/>
        </w:rPr>
      </w:pPr>
    </w:p>
    <w:p w14:paraId="7413675A" w14:textId="2770D94A" w:rsidR="00BF035F" w:rsidRDefault="00BF035F" w:rsidP="001A0EB7">
      <w:pPr>
        <w:ind w:left="-284"/>
        <w:rPr>
          <w:rFonts w:ascii="Cambria" w:hAnsi="Cambria"/>
          <w:noProof/>
          <w:lang w:val="en-GB" w:eastAsia="en-GB"/>
        </w:rPr>
      </w:pPr>
    </w:p>
    <w:p w14:paraId="2F4CAD72" w14:textId="2BA6C5C8" w:rsidR="00BF035F" w:rsidRDefault="00BF035F" w:rsidP="001A0EB7">
      <w:pPr>
        <w:ind w:left="-284"/>
        <w:rPr>
          <w:rFonts w:ascii="Cambria" w:hAnsi="Cambria"/>
          <w:noProof/>
          <w:lang w:val="en-GB" w:eastAsia="en-GB"/>
        </w:rPr>
      </w:pPr>
    </w:p>
    <w:p w14:paraId="37FE5B8E" w14:textId="340B1E85" w:rsidR="00BF035F" w:rsidRDefault="00BF035F" w:rsidP="001A0EB7">
      <w:pPr>
        <w:ind w:left="-284"/>
        <w:rPr>
          <w:rFonts w:ascii="Cambria" w:hAnsi="Cambria"/>
          <w:noProof/>
          <w:lang w:val="en-GB" w:eastAsia="en-GB"/>
        </w:rPr>
      </w:pPr>
    </w:p>
    <w:p w14:paraId="299E962E" w14:textId="43F42F96" w:rsidR="00BF035F" w:rsidRDefault="00BF035F" w:rsidP="001A0EB7">
      <w:pPr>
        <w:ind w:left="-284"/>
        <w:rPr>
          <w:rFonts w:ascii="Cambria" w:hAnsi="Cambria"/>
          <w:noProof/>
          <w:lang w:val="en-GB" w:eastAsia="en-GB"/>
        </w:rPr>
      </w:pPr>
    </w:p>
    <w:p w14:paraId="09D27546" w14:textId="69E9A17E" w:rsidR="00BF035F" w:rsidRDefault="00BF035F" w:rsidP="001A0EB7">
      <w:pPr>
        <w:ind w:left="-284"/>
        <w:rPr>
          <w:rFonts w:ascii="Cambria" w:hAnsi="Cambria"/>
          <w:noProof/>
          <w:lang w:val="en-GB" w:eastAsia="en-GB"/>
        </w:rPr>
      </w:pPr>
    </w:p>
    <w:p w14:paraId="42E55F47" w14:textId="7484EDF9" w:rsidR="00BF035F" w:rsidRDefault="00BF035F" w:rsidP="001A0EB7">
      <w:pPr>
        <w:ind w:left="-284"/>
        <w:rPr>
          <w:rFonts w:ascii="Cambria" w:hAnsi="Cambria"/>
          <w:noProof/>
          <w:lang w:val="en-GB" w:eastAsia="en-GB"/>
        </w:rPr>
      </w:pPr>
    </w:p>
    <w:p w14:paraId="2AAA58BA" w14:textId="641AA75E" w:rsidR="00BF035F" w:rsidRDefault="00BF035F" w:rsidP="001A0EB7">
      <w:pPr>
        <w:ind w:left="-284"/>
        <w:rPr>
          <w:rFonts w:ascii="Cambria" w:hAnsi="Cambria"/>
          <w:noProof/>
          <w:lang w:val="en-GB" w:eastAsia="en-GB"/>
        </w:rPr>
      </w:pPr>
    </w:p>
    <w:p w14:paraId="6D93AC25" w14:textId="553FEFF7" w:rsidR="00BF035F" w:rsidRDefault="00BF035F" w:rsidP="001A0EB7">
      <w:pPr>
        <w:ind w:left="-284"/>
        <w:rPr>
          <w:rFonts w:ascii="Cambria" w:hAnsi="Cambria"/>
          <w:noProof/>
          <w:lang w:val="en-GB" w:eastAsia="en-GB"/>
        </w:rPr>
      </w:pPr>
    </w:p>
    <w:p w14:paraId="10E5BF8F" w14:textId="58F288D8" w:rsidR="00BF035F" w:rsidRDefault="00BF035F" w:rsidP="001A0EB7">
      <w:pPr>
        <w:ind w:left="-284"/>
        <w:rPr>
          <w:rFonts w:ascii="Cambria" w:hAnsi="Cambria"/>
          <w:noProof/>
          <w:lang w:val="en-GB" w:eastAsia="en-GB"/>
        </w:rPr>
      </w:pPr>
    </w:p>
    <w:p w14:paraId="6B78B3A3" w14:textId="10906702" w:rsidR="00BF035F" w:rsidRDefault="00BF035F" w:rsidP="001A0EB7">
      <w:pPr>
        <w:ind w:left="-284"/>
        <w:rPr>
          <w:rFonts w:ascii="Cambria" w:hAnsi="Cambria"/>
          <w:noProof/>
          <w:lang w:val="en-GB" w:eastAsia="en-GB"/>
        </w:rPr>
      </w:pPr>
    </w:p>
    <w:p w14:paraId="0ECC75B2" w14:textId="54CBE975" w:rsidR="00BF035F" w:rsidRDefault="00BF035F" w:rsidP="001A0EB7">
      <w:pPr>
        <w:ind w:left="-284"/>
        <w:rPr>
          <w:rFonts w:ascii="Cambria" w:hAnsi="Cambria"/>
          <w:noProof/>
          <w:lang w:val="en-GB" w:eastAsia="en-GB"/>
        </w:rPr>
      </w:pPr>
    </w:p>
    <w:p w14:paraId="2DC80565" w14:textId="77777777" w:rsidR="00BF035F" w:rsidRPr="00CC5714" w:rsidRDefault="00BF035F" w:rsidP="001A0EB7">
      <w:pPr>
        <w:ind w:left="-284"/>
        <w:rPr>
          <w:rFonts w:ascii="Cambria" w:hAnsi="Cambria"/>
        </w:rPr>
      </w:pPr>
    </w:p>
    <w:p w14:paraId="18CFF7CB" w14:textId="27BC5089" w:rsidR="00E57B59" w:rsidRPr="00E57B59" w:rsidRDefault="00E57B59" w:rsidP="00E57B59">
      <w:pPr>
        <w:rPr>
          <w:rFonts w:ascii="Cambria" w:hAnsi="Cambria"/>
          <w:i/>
        </w:rPr>
      </w:pPr>
    </w:p>
    <w:p w14:paraId="7D61E2AF" w14:textId="1F6A63D4" w:rsidR="00E57B59" w:rsidRDefault="00E57B59" w:rsidP="00E57B59"/>
    <w:p w14:paraId="216C5878" w14:textId="77777777" w:rsidR="008702EC" w:rsidRDefault="008702EC" w:rsidP="005901BA">
      <w:pPr>
        <w:pStyle w:val="Plattetekst"/>
      </w:pPr>
    </w:p>
    <w:p w14:paraId="6F811B58" w14:textId="77777777" w:rsidR="00C14A68" w:rsidRDefault="00C14A68" w:rsidP="005901BA">
      <w:pPr>
        <w:pStyle w:val="Plattetekst"/>
      </w:pPr>
    </w:p>
    <w:p w14:paraId="3D65504E" w14:textId="77777777" w:rsidR="00C545E7" w:rsidRPr="00CC5714" w:rsidRDefault="00C545E7" w:rsidP="005901BA">
      <w:pPr>
        <w:pStyle w:val="Plattetekst"/>
      </w:pPr>
    </w:p>
    <w:p w14:paraId="1BC856EE" w14:textId="6FBB9F15" w:rsidR="0024336B" w:rsidRDefault="0024336B" w:rsidP="005901BA">
      <w:pPr>
        <w:pStyle w:val="Plattetekst"/>
      </w:pPr>
    </w:p>
    <w:p w14:paraId="0BD2D26E" w14:textId="77777777" w:rsidR="0024336B" w:rsidRPr="00CC5714" w:rsidRDefault="0024336B" w:rsidP="005901BA">
      <w:pPr>
        <w:pStyle w:val="Plattetekst"/>
      </w:pPr>
    </w:p>
    <w:p w14:paraId="0EF3B210" w14:textId="77777777" w:rsidR="00ED7EB9" w:rsidRPr="000B3590" w:rsidRDefault="00ED7EB9" w:rsidP="005901BA">
      <w:pPr>
        <w:pStyle w:val="Kop1"/>
      </w:pPr>
      <w:bookmarkStart w:id="8" w:name="_Toc443567048"/>
      <w:bookmarkStart w:id="9" w:name="_Toc25756659"/>
      <w:proofErr w:type="spellStart"/>
      <w:r>
        <w:t>Paginal</w:t>
      </w:r>
      <w:r w:rsidRPr="000B3590">
        <w:t>ijst</w:t>
      </w:r>
      <w:bookmarkEnd w:id="8"/>
      <w:bookmarkEnd w:id="9"/>
      <w:proofErr w:type="spellEnd"/>
    </w:p>
    <w:p w14:paraId="263B1AD4" w14:textId="77777777" w:rsidR="00ED7EB9" w:rsidRPr="009F4FAD" w:rsidRDefault="00ED7EB9" w:rsidP="005901BA">
      <w:pPr>
        <w:pStyle w:val="Plattetekst"/>
        <w:rPr>
          <w:rFonts w:eastAsiaTheme="minorHAnsi"/>
          <w:lang w:val="nl-NL"/>
        </w:rPr>
      </w:pPr>
    </w:p>
    <w:p w14:paraId="2373D5A2" w14:textId="41AAA3E8" w:rsidR="00ED7EB9" w:rsidRPr="00E61A09" w:rsidRDefault="00ED7EB9" w:rsidP="005901BA">
      <w:pPr>
        <w:pStyle w:val="Plattetekst"/>
        <w:rPr>
          <w:rFonts w:eastAsiaTheme="minorHAnsi"/>
          <w:sz w:val="20"/>
          <w:szCs w:val="22"/>
          <w:lang w:val="nl-NL"/>
        </w:rPr>
      </w:pPr>
      <w:r w:rsidRPr="00E61A09">
        <w:rPr>
          <w:lang w:val="nl-NL"/>
        </w:rPr>
        <w:t>Hieronder volgt een overzicht van alle pagina's van het systeem</w:t>
      </w:r>
      <w:r w:rsidR="00E61A09">
        <w:rPr>
          <w:lang w:val="nl-NL"/>
        </w:rPr>
        <w:t>:</w:t>
      </w:r>
    </w:p>
    <w:p w14:paraId="2DD770E8" w14:textId="77777777" w:rsidR="00ED7EB9" w:rsidRPr="009F4FAD" w:rsidRDefault="00ED7EB9" w:rsidP="005901BA">
      <w:pPr>
        <w:pStyle w:val="Plattetekst"/>
        <w:rPr>
          <w:rFonts w:eastAsiaTheme="minorHAnsi"/>
          <w:color w:val="0432FF"/>
          <w:sz w:val="20"/>
          <w:szCs w:val="22"/>
          <w:lang w:val="nl-NL"/>
        </w:rPr>
      </w:pPr>
    </w:p>
    <w:tbl>
      <w:tblPr>
        <w:tblW w:w="9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660"/>
        <w:gridCol w:w="1559"/>
        <w:gridCol w:w="3686"/>
        <w:gridCol w:w="1383"/>
      </w:tblGrid>
      <w:tr w:rsidR="00AB536E" w:rsidRPr="00AB536E" w14:paraId="4EF076D3" w14:textId="77777777" w:rsidTr="005D1A0F">
        <w:trPr>
          <w:trHeight w:val="615"/>
        </w:trPr>
        <w:tc>
          <w:tcPr>
            <w:tcW w:w="2660" w:type="dxa"/>
            <w:shd w:val="clear" w:color="auto" w:fill="auto"/>
          </w:tcPr>
          <w:p w14:paraId="3D1351F1" w14:textId="77777777" w:rsidR="00ED7EB9" w:rsidRPr="00605284" w:rsidRDefault="00ED7EB9" w:rsidP="005901BA">
            <w:pPr>
              <w:pStyle w:val="Plattetekst"/>
              <w:rPr>
                <w:b/>
              </w:rPr>
            </w:pPr>
            <w:bookmarkStart w:id="10" w:name="OLE_LINK1"/>
            <w:r w:rsidRPr="00605284">
              <w:rPr>
                <w:b/>
              </w:rPr>
              <w:t xml:space="preserve">Naam </w:t>
            </w:r>
            <w:proofErr w:type="spellStart"/>
            <w:r w:rsidRPr="00605284">
              <w:rPr>
                <w:b/>
              </w:rPr>
              <w:t>pagina</w:t>
            </w:r>
            <w:proofErr w:type="spellEnd"/>
          </w:p>
        </w:tc>
        <w:tc>
          <w:tcPr>
            <w:tcW w:w="1559" w:type="dxa"/>
            <w:shd w:val="clear" w:color="auto" w:fill="auto"/>
          </w:tcPr>
          <w:p w14:paraId="293B6657" w14:textId="77777777" w:rsidR="00ED7EB9" w:rsidRPr="00605284" w:rsidRDefault="00ED7EB9" w:rsidP="005901BA">
            <w:pPr>
              <w:pStyle w:val="Plattetekst"/>
              <w:rPr>
                <w:b/>
              </w:rPr>
            </w:pPr>
            <w:proofErr w:type="spellStart"/>
            <w:r w:rsidRPr="00605284">
              <w:rPr>
                <w:b/>
              </w:rPr>
              <w:t>Formulier</w:t>
            </w:r>
            <w:proofErr w:type="spellEnd"/>
            <w:r w:rsidRPr="00605284">
              <w:rPr>
                <w:b/>
              </w:rPr>
              <w:t>?</w:t>
            </w:r>
          </w:p>
        </w:tc>
        <w:tc>
          <w:tcPr>
            <w:tcW w:w="3686" w:type="dxa"/>
            <w:shd w:val="clear" w:color="auto" w:fill="auto"/>
          </w:tcPr>
          <w:p w14:paraId="66D1DEA3" w14:textId="77777777" w:rsidR="00ED7EB9" w:rsidRPr="00605284" w:rsidRDefault="00ED7EB9" w:rsidP="005901BA">
            <w:pPr>
              <w:pStyle w:val="Plattetekst"/>
              <w:rPr>
                <w:b/>
              </w:rPr>
            </w:pPr>
            <w:proofErr w:type="spellStart"/>
            <w:r w:rsidRPr="00605284">
              <w:rPr>
                <w:b/>
              </w:rPr>
              <w:t>Functie</w:t>
            </w:r>
            <w:proofErr w:type="spellEnd"/>
          </w:p>
        </w:tc>
        <w:tc>
          <w:tcPr>
            <w:tcW w:w="1383" w:type="dxa"/>
            <w:shd w:val="clear" w:color="auto" w:fill="auto"/>
          </w:tcPr>
          <w:p w14:paraId="1C56F48D" w14:textId="77777777" w:rsidR="00ED7EB9" w:rsidRPr="00605284" w:rsidRDefault="00ED7EB9" w:rsidP="005901BA">
            <w:pPr>
              <w:pStyle w:val="Plattetekst"/>
              <w:rPr>
                <w:b/>
              </w:rPr>
            </w:pPr>
            <w:proofErr w:type="spellStart"/>
            <w:r w:rsidRPr="00605284">
              <w:rPr>
                <w:b/>
              </w:rPr>
              <w:t>Afwijkend</w:t>
            </w:r>
            <w:proofErr w:type="spellEnd"/>
            <w:r w:rsidRPr="00605284">
              <w:rPr>
                <w:b/>
              </w:rPr>
              <w:t xml:space="preserve"> </w:t>
            </w:r>
            <w:proofErr w:type="spellStart"/>
            <w:r w:rsidRPr="00605284">
              <w:rPr>
                <w:b/>
              </w:rPr>
              <w:t>pagina-ontwerp</w:t>
            </w:r>
            <w:proofErr w:type="spellEnd"/>
            <w:r w:rsidRPr="00605284">
              <w:rPr>
                <w:b/>
              </w:rPr>
              <w:t>?</w:t>
            </w:r>
          </w:p>
        </w:tc>
      </w:tr>
      <w:tr w:rsidR="00AB536E" w:rsidRPr="00AB536E" w14:paraId="754C9E0E" w14:textId="77777777" w:rsidTr="005D1A0F">
        <w:trPr>
          <w:trHeight w:val="311"/>
        </w:trPr>
        <w:tc>
          <w:tcPr>
            <w:tcW w:w="2660" w:type="dxa"/>
            <w:shd w:val="clear" w:color="auto" w:fill="auto"/>
          </w:tcPr>
          <w:p w14:paraId="7A0B5FEE" w14:textId="34D20181" w:rsidR="00ED7EB9" w:rsidRPr="00605284" w:rsidRDefault="00CF1E4B" w:rsidP="00CF1E4B">
            <w:pPr>
              <w:pStyle w:val="Plattetekst"/>
            </w:pPr>
            <w:r w:rsidRPr="00605284">
              <w:t>Home</w:t>
            </w:r>
          </w:p>
        </w:tc>
        <w:tc>
          <w:tcPr>
            <w:tcW w:w="1559" w:type="dxa"/>
            <w:shd w:val="clear" w:color="auto" w:fill="auto"/>
          </w:tcPr>
          <w:p w14:paraId="216C2127" w14:textId="77777777" w:rsidR="00ED7EB9" w:rsidRPr="00605284" w:rsidRDefault="00ED7EB9" w:rsidP="005901BA">
            <w:pPr>
              <w:pStyle w:val="Plattetekst"/>
            </w:pPr>
            <w:r w:rsidRPr="00605284">
              <w:t>Nee</w:t>
            </w:r>
          </w:p>
        </w:tc>
        <w:tc>
          <w:tcPr>
            <w:tcW w:w="3686" w:type="dxa"/>
            <w:shd w:val="clear" w:color="auto" w:fill="auto"/>
          </w:tcPr>
          <w:p w14:paraId="4C409A07" w14:textId="6504CEEC" w:rsidR="00ED7EB9" w:rsidRPr="00605284" w:rsidRDefault="00242FEA" w:rsidP="00242FEA">
            <w:pPr>
              <w:pStyle w:val="Plattetekst"/>
              <w:rPr>
                <w:lang w:val="nl-NL"/>
              </w:rPr>
            </w:pPr>
            <w:r w:rsidRPr="00605284">
              <w:rPr>
                <w:lang w:val="nl-NL"/>
              </w:rPr>
              <w:t xml:space="preserve">Indruk en sfeer geven van </w:t>
            </w:r>
            <w:r w:rsidR="00605284">
              <w:rPr>
                <w:lang w:val="nl-NL"/>
              </w:rPr>
              <w:t xml:space="preserve">het bedrijf </w:t>
            </w:r>
            <w:proofErr w:type="spellStart"/>
            <w:r w:rsidR="00605284">
              <w:rPr>
                <w:lang w:val="nl-NL"/>
              </w:rPr>
              <w:t>pi</w:t>
            </w:r>
            <w:r w:rsidR="00CD3789">
              <w:rPr>
                <w:lang w:val="nl-NL"/>
              </w:rPr>
              <w:t>t</w:t>
            </w:r>
            <w:r w:rsidR="00605284">
              <w:rPr>
                <w:lang w:val="nl-NL"/>
              </w:rPr>
              <w:t>ch</w:t>
            </w:r>
            <w:r w:rsidR="00BE71ED">
              <w:rPr>
                <w:lang w:val="nl-NL"/>
              </w:rPr>
              <w:t>&amp;</w:t>
            </w:r>
            <w:r w:rsidR="00CD3789">
              <w:rPr>
                <w:lang w:val="nl-NL"/>
              </w:rPr>
              <w:t>pull</w:t>
            </w:r>
            <w:proofErr w:type="spellEnd"/>
          </w:p>
        </w:tc>
        <w:tc>
          <w:tcPr>
            <w:tcW w:w="1383" w:type="dxa"/>
            <w:shd w:val="clear" w:color="auto" w:fill="auto"/>
          </w:tcPr>
          <w:p w14:paraId="6561D59C" w14:textId="77777777" w:rsidR="00ED7EB9" w:rsidRPr="00605284" w:rsidRDefault="00ED7EB9" w:rsidP="005901BA">
            <w:pPr>
              <w:pStyle w:val="Plattetekst"/>
            </w:pPr>
            <w:r w:rsidRPr="00605284">
              <w:t>Nee</w:t>
            </w:r>
          </w:p>
        </w:tc>
      </w:tr>
      <w:tr w:rsidR="00242FEA" w:rsidRPr="00AB536E" w14:paraId="138D9D95" w14:textId="77777777" w:rsidTr="005D1A0F">
        <w:trPr>
          <w:trHeight w:val="232"/>
        </w:trPr>
        <w:tc>
          <w:tcPr>
            <w:tcW w:w="2660" w:type="dxa"/>
            <w:shd w:val="clear" w:color="auto" w:fill="auto"/>
          </w:tcPr>
          <w:p w14:paraId="469FCAC2" w14:textId="4A1FB6AC" w:rsidR="00242FEA" w:rsidRPr="00605284" w:rsidRDefault="00A5738A" w:rsidP="001A0EB7">
            <w:pPr>
              <w:pStyle w:val="Plattetekst"/>
            </w:pPr>
            <w:proofErr w:type="spellStart"/>
            <w:r w:rsidRPr="00605284">
              <w:t>Informatie</w:t>
            </w:r>
            <w:proofErr w:type="spellEnd"/>
            <w:r w:rsidR="0000328C" w:rsidRPr="00605284">
              <w:t xml:space="preserve"> </w:t>
            </w:r>
            <w:proofErr w:type="spellStart"/>
            <w:r w:rsidR="0000328C" w:rsidRPr="00605284">
              <w:t>vak</w:t>
            </w:r>
            <w:proofErr w:type="spellEnd"/>
          </w:p>
        </w:tc>
        <w:tc>
          <w:tcPr>
            <w:tcW w:w="1559" w:type="dxa"/>
            <w:shd w:val="clear" w:color="auto" w:fill="auto"/>
          </w:tcPr>
          <w:p w14:paraId="7B325535" w14:textId="33D89DCB" w:rsidR="00242FEA" w:rsidRPr="00605284" w:rsidRDefault="00242FEA" w:rsidP="005901BA">
            <w:pPr>
              <w:pStyle w:val="Plattetekst"/>
            </w:pPr>
            <w:r w:rsidRPr="00605284">
              <w:t>Nee</w:t>
            </w:r>
          </w:p>
        </w:tc>
        <w:tc>
          <w:tcPr>
            <w:tcW w:w="3686" w:type="dxa"/>
            <w:shd w:val="clear" w:color="auto" w:fill="auto"/>
          </w:tcPr>
          <w:p w14:paraId="54FBBF33" w14:textId="54B4024B" w:rsidR="00242FEA" w:rsidRPr="00605284" w:rsidRDefault="00242FEA" w:rsidP="005901BA">
            <w:pPr>
              <w:pStyle w:val="Plattetekst"/>
              <w:rPr>
                <w:lang w:val="nl-NL"/>
              </w:rPr>
            </w:pPr>
            <w:r w:rsidRPr="00605284">
              <w:rPr>
                <w:lang w:val="nl-NL"/>
              </w:rPr>
              <w:t xml:space="preserve">Algemene info over </w:t>
            </w:r>
            <w:r w:rsidR="00CD3789">
              <w:rPr>
                <w:lang w:val="nl-NL"/>
              </w:rPr>
              <w:t>ons favoriete vak</w:t>
            </w:r>
          </w:p>
        </w:tc>
        <w:tc>
          <w:tcPr>
            <w:tcW w:w="1383" w:type="dxa"/>
            <w:shd w:val="clear" w:color="auto" w:fill="auto"/>
          </w:tcPr>
          <w:p w14:paraId="58E2E590" w14:textId="5B474552" w:rsidR="00242FEA" w:rsidRPr="00605284" w:rsidRDefault="00242FEA" w:rsidP="005901BA">
            <w:pPr>
              <w:pStyle w:val="Plattetekst"/>
            </w:pPr>
            <w:r w:rsidRPr="00605284">
              <w:t>Nee</w:t>
            </w:r>
          </w:p>
        </w:tc>
      </w:tr>
      <w:tr w:rsidR="00242FEA" w:rsidRPr="00AB536E" w14:paraId="6A528622" w14:textId="77777777" w:rsidTr="005D1A0F">
        <w:trPr>
          <w:trHeight w:val="232"/>
        </w:trPr>
        <w:tc>
          <w:tcPr>
            <w:tcW w:w="2660" w:type="dxa"/>
            <w:shd w:val="clear" w:color="auto" w:fill="auto"/>
          </w:tcPr>
          <w:p w14:paraId="4A14A2DE" w14:textId="427FCCD8" w:rsidR="00242FEA" w:rsidRPr="00605284" w:rsidRDefault="00242FEA" w:rsidP="001A0EB7">
            <w:pPr>
              <w:pStyle w:val="Plattetekst"/>
            </w:pPr>
            <w:r w:rsidRPr="00605284">
              <w:t xml:space="preserve">Contact </w:t>
            </w:r>
          </w:p>
        </w:tc>
        <w:tc>
          <w:tcPr>
            <w:tcW w:w="1559" w:type="dxa"/>
            <w:shd w:val="clear" w:color="auto" w:fill="auto"/>
          </w:tcPr>
          <w:p w14:paraId="14B8F591" w14:textId="6124C774" w:rsidR="00242FEA" w:rsidRPr="00605284" w:rsidRDefault="0020037F" w:rsidP="005901BA">
            <w:pPr>
              <w:pStyle w:val="Plattetekst"/>
            </w:pPr>
            <w:r>
              <w:t>ja</w:t>
            </w:r>
          </w:p>
        </w:tc>
        <w:tc>
          <w:tcPr>
            <w:tcW w:w="3686" w:type="dxa"/>
            <w:shd w:val="clear" w:color="auto" w:fill="auto"/>
          </w:tcPr>
          <w:p w14:paraId="16B18A21" w14:textId="631C117C" w:rsidR="00242FEA" w:rsidRPr="00605284" w:rsidRDefault="00242FEA" w:rsidP="005901BA">
            <w:pPr>
              <w:pStyle w:val="Plattetekst"/>
              <w:rPr>
                <w:lang w:val="nl-NL"/>
              </w:rPr>
            </w:pPr>
            <w:r w:rsidRPr="00605284">
              <w:rPr>
                <w:lang w:val="nl-NL"/>
              </w:rPr>
              <w:t>Contactinfo van de vestigingen en afdelingen</w:t>
            </w:r>
          </w:p>
        </w:tc>
        <w:tc>
          <w:tcPr>
            <w:tcW w:w="1383" w:type="dxa"/>
            <w:shd w:val="clear" w:color="auto" w:fill="auto"/>
          </w:tcPr>
          <w:p w14:paraId="340CCE49" w14:textId="46D7AE51" w:rsidR="00242FEA" w:rsidRPr="00605284" w:rsidRDefault="00242FEA" w:rsidP="005901BA">
            <w:pPr>
              <w:pStyle w:val="Plattetekst"/>
            </w:pPr>
            <w:r w:rsidRPr="00605284">
              <w:t>Nee</w:t>
            </w:r>
          </w:p>
        </w:tc>
      </w:tr>
      <w:tr w:rsidR="00AB536E" w:rsidRPr="007A1799" w14:paraId="4B1B041A" w14:textId="77777777" w:rsidTr="005D1A0F">
        <w:trPr>
          <w:trHeight w:val="232"/>
        </w:trPr>
        <w:tc>
          <w:tcPr>
            <w:tcW w:w="2660" w:type="dxa"/>
            <w:shd w:val="clear" w:color="auto" w:fill="auto"/>
          </w:tcPr>
          <w:p w14:paraId="17587DDE" w14:textId="5D29C5FA" w:rsidR="00ED7EB9" w:rsidRPr="00605284" w:rsidRDefault="00A67D17" w:rsidP="001A0EB7">
            <w:pPr>
              <w:pStyle w:val="Plattetekst"/>
            </w:pPr>
            <w:r w:rsidRPr="00605284">
              <w:t xml:space="preserve">Over </w:t>
            </w:r>
            <w:proofErr w:type="spellStart"/>
            <w:r w:rsidRPr="00605284">
              <w:t>mij</w:t>
            </w:r>
            <w:proofErr w:type="spellEnd"/>
          </w:p>
        </w:tc>
        <w:tc>
          <w:tcPr>
            <w:tcW w:w="1559" w:type="dxa"/>
            <w:shd w:val="clear" w:color="auto" w:fill="auto"/>
          </w:tcPr>
          <w:p w14:paraId="38E16E03" w14:textId="71C38415" w:rsidR="00ED7EB9" w:rsidRPr="00605284" w:rsidRDefault="0020037F" w:rsidP="005901BA">
            <w:pPr>
              <w:pStyle w:val="Plattetekst"/>
            </w:pPr>
            <w:r>
              <w:t>nee</w:t>
            </w:r>
          </w:p>
        </w:tc>
        <w:tc>
          <w:tcPr>
            <w:tcW w:w="3686" w:type="dxa"/>
            <w:shd w:val="clear" w:color="auto" w:fill="auto"/>
          </w:tcPr>
          <w:p w14:paraId="3B46440E" w14:textId="439B03A8" w:rsidR="00ED7EB9" w:rsidRPr="008907A6" w:rsidRDefault="00605284" w:rsidP="005901BA">
            <w:pPr>
              <w:pStyle w:val="Plattetekst"/>
              <w:rPr>
                <w:lang w:val="nl-NL"/>
              </w:rPr>
            </w:pPr>
            <w:r w:rsidRPr="00605284">
              <w:rPr>
                <w:lang w:val="nl-NL"/>
              </w:rPr>
              <w:t>waarin de motivatie voor deze keuze staat beschreven.</w:t>
            </w:r>
          </w:p>
        </w:tc>
        <w:tc>
          <w:tcPr>
            <w:tcW w:w="1383" w:type="dxa"/>
            <w:shd w:val="clear" w:color="auto" w:fill="auto"/>
          </w:tcPr>
          <w:p w14:paraId="11AD9432" w14:textId="61773D5F" w:rsidR="00ED7EB9" w:rsidRPr="007A1799" w:rsidRDefault="007A1799" w:rsidP="005901BA">
            <w:pPr>
              <w:pStyle w:val="Plattetekst"/>
              <w:rPr>
                <w:lang w:val="nl-NL"/>
              </w:rPr>
            </w:pPr>
            <w:r>
              <w:rPr>
                <w:lang w:val="nl-NL"/>
              </w:rPr>
              <w:t>nee</w:t>
            </w:r>
          </w:p>
        </w:tc>
      </w:tr>
    </w:tbl>
    <w:bookmarkEnd w:id="10"/>
    <w:p w14:paraId="3E6E08B1" w14:textId="34F0F127" w:rsidR="00ED7EB9" w:rsidRPr="009F4FAD" w:rsidRDefault="007A1799" w:rsidP="005901BA">
      <w:pPr>
        <w:pStyle w:val="Plattetekst"/>
        <w:rPr>
          <w:lang w:val="nl-NL"/>
        </w:rPr>
      </w:pPr>
      <w:r w:rsidRPr="009F4FAD">
        <w:rPr>
          <w:lang w:val="nl-NL"/>
        </w:rPr>
        <w:t xml:space="preserve"> </w:t>
      </w:r>
    </w:p>
    <w:p w14:paraId="528D2928" w14:textId="0C70C863" w:rsidR="00C545E7" w:rsidRPr="009F4FAD" w:rsidRDefault="00C545E7">
      <w:pPr>
        <w:rPr>
          <w:rFonts w:ascii="Cambria" w:eastAsia="Calibri" w:hAnsi="Cambria"/>
          <w:szCs w:val="24"/>
          <w:lang w:val="nl-NL"/>
        </w:rPr>
      </w:pPr>
      <w:r w:rsidRPr="009F4FAD">
        <w:rPr>
          <w:lang w:val="nl-NL"/>
        </w:rPr>
        <w:br w:type="page"/>
      </w:r>
    </w:p>
    <w:p w14:paraId="5DC4442C" w14:textId="77777777" w:rsidR="00C545E7" w:rsidRPr="009F4FAD" w:rsidRDefault="00C545E7" w:rsidP="005901BA">
      <w:pPr>
        <w:pStyle w:val="Plattetekst"/>
        <w:rPr>
          <w:lang w:val="nl-NL"/>
        </w:rPr>
      </w:pPr>
    </w:p>
    <w:p w14:paraId="7A241B77" w14:textId="36EDFD3A" w:rsidR="00ED7EB9" w:rsidRDefault="002D16BB" w:rsidP="005901BA">
      <w:pPr>
        <w:pStyle w:val="Kop1"/>
      </w:pPr>
      <w:bookmarkStart w:id="11" w:name="_Toc443567051"/>
      <w:bookmarkStart w:id="12" w:name="_Toc25756660"/>
      <w:proofErr w:type="spellStart"/>
      <w:r>
        <w:t>Pagina</w:t>
      </w:r>
      <w:bookmarkEnd w:id="11"/>
      <w:r w:rsidR="000D30CE">
        <w:t>ontwerp</w:t>
      </w:r>
      <w:bookmarkEnd w:id="12"/>
      <w:proofErr w:type="spellEnd"/>
    </w:p>
    <w:p w14:paraId="6A01283E" w14:textId="77777777" w:rsidR="000C51C9" w:rsidRDefault="000C51C9" w:rsidP="002D16BB">
      <w:pPr>
        <w:pStyle w:val="Plattetekst"/>
        <w:rPr>
          <w:i/>
          <w:color w:val="FF0000"/>
        </w:rPr>
      </w:pPr>
    </w:p>
    <w:p w14:paraId="0BAF9C31" w14:textId="77777777" w:rsidR="002D6233" w:rsidRPr="009F4FAD" w:rsidRDefault="002D6233" w:rsidP="002D6233">
      <w:pPr>
        <w:rPr>
          <w:rFonts w:ascii="Cambria" w:hAnsi="Cambria"/>
          <w:i/>
          <w:color w:val="00B050"/>
          <w:lang w:val="nl-NL"/>
        </w:rPr>
      </w:pPr>
      <w:bookmarkStart w:id="13" w:name="_Toc443570612"/>
    </w:p>
    <w:p w14:paraId="7630C303" w14:textId="7CD7C46C" w:rsidR="002D6233" w:rsidRPr="00DE7EFF" w:rsidRDefault="002E4887">
      <w:pPr>
        <w:pStyle w:val="Kop2"/>
        <w:rPr>
          <w:ins w:id="14" w:author="Bart Schrap" w:date="2016-02-18T14:25:00Z"/>
        </w:rPr>
        <w:pPrChange w:id="15" w:author="Bart Schrap" w:date="2016-02-18T14:25:00Z">
          <w:pPr>
            <w:pStyle w:val="Kop1"/>
            <w:numPr>
              <w:ilvl w:val="1"/>
              <w:numId w:val="15"/>
            </w:numPr>
            <w:spacing w:line="360" w:lineRule="auto"/>
            <w:ind w:left="792"/>
          </w:pPr>
        </w:pPrChange>
      </w:pPr>
      <w:bookmarkStart w:id="16" w:name="_Toc25756661"/>
      <w:bookmarkEnd w:id="13"/>
      <w:proofErr w:type="spellStart"/>
      <w:r>
        <w:t>Pagina</w:t>
      </w:r>
      <w:r w:rsidR="002D6233">
        <w:t>ontwerp</w:t>
      </w:r>
      <w:proofErr w:type="spellEnd"/>
      <w:r>
        <w:t>/w</w:t>
      </w:r>
      <w:ins w:id="17" w:author="Bart Schrap" w:date="2016-02-18T14:25:00Z">
        <w:r w:rsidRPr="00DE7EFF">
          <w:t>ireframe</w:t>
        </w:r>
        <w:bookmarkEnd w:id="16"/>
      </w:ins>
    </w:p>
    <w:p w14:paraId="3AF8306F" w14:textId="77777777" w:rsidR="000C51C9" w:rsidRDefault="000C51C9" w:rsidP="000C51C9">
      <w:pPr>
        <w:rPr>
          <w:ins w:id="18" w:author="Bart Schrap" w:date="2016-02-18T14:16:00Z"/>
          <w:rFonts w:ascii="Cambria" w:eastAsiaTheme="minorEastAsia" w:hAnsi="Cambria"/>
          <w:i/>
          <w:lang w:eastAsia="nl-NL"/>
        </w:rPr>
      </w:pPr>
    </w:p>
    <w:p w14:paraId="71850936" w14:textId="77777777" w:rsidR="00BF7328" w:rsidRPr="00572918" w:rsidRDefault="00BF7328" w:rsidP="00BF7328">
      <w:pPr>
        <w:pStyle w:val="Lijstalinea"/>
        <w:numPr>
          <w:ilvl w:val="0"/>
          <w:numId w:val="39"/>
        </w:numPr>
        <w:rPr>
          <w:rFonts w:ascii="Cambria" w:eastAsiaTheme="minorEastAsia" w:hAnsi="Cambria"/>
          <w:color w:val="000000" w:themeColor="text1"/>
          <w:lang w:val="nl-NL" w:eastAsia="nl-NL"/>
        </w:rPr>
      </w:pPr>
      <w:r w:rsidRPr="538BEA6D">
        <w:rPr>
          <w:rFonts w:ascii="Cambria" w:eastAsiaTheme="minorEastAsia" w:hAnsi="Cambria"/>
          <w:color w:val="000000" w:themeColor="text1"/>
          <w:lang w:val="nl-NL" w:eastAsia="nl-NL"/>
        </w:rPr>
        <w:t xml:space="preserve">Op de pagina’s is het duidelijk dat het om het </w:t>
      </w:r>
      <w:r>
        <w:rPr>
          <w:rFonts w:ascii="Cambria" w:eastAsiaTheme="minorEastAsia" w:hAnsi="Cambria"/>
          <w:color w:val="000000" w:themeColor="text1"/>
          <w:lang w:val="nl-NL" w:eastAsia="nl-NL"/>
        </w:rPr>
        <w:t>vak</w:t>
      </w:r>
      <w:r w:rsidRPr="538BEA6D">
        <w:rPr>
          <w:rFonts w:ascii="Cambria" w:eastAsiaTheme="minorEastAsia" w:hAnsi="Cambria"/>
          <w:color w:val="000000" w:themeColor="text1"/>
          <w:lang w:val="nl-NL" w:eastAsia="nl-NL"/>
        </w:rPr>
        <w:t xml:space="preserve"> gaat</w:t>
      </w:r>
    </w:p>
    <w:p w14:paraId="17BF497E" w14:textId="77777777" w:rsidR="00BF7328" w:rsidRPr="00572918" w:rsidRDefault="00BF7328" w:rsidP="00BF7328">
      <w:pPr>
        <w:pStyle w:val="Lijstalinea"/>
        <w:numPr>
          <w:ilvl w:val="0"/>
          <w:numId w:val="39"/>
        </w:numPr>
        <w:rPr>
          <w:rFonts w:ascii="Cambria" w:eastAsiaTheme="minorEastAsia" w:hAnsi="Cambria"/>
          <w:color w:val="000000" w:themeColor="text1"/>
          <w:lang w:val="nl-NL" w:eastAsia="nl-NL"/>
        </w:rPr>
      </w:pPr>
      <w:r w:rsidRPr="538BEA6D">
        <w:rPr>
          <w:rFonts w:ascii="Cambria" w:eastAsiaTheme="minorEastAsia" w:hAnsi="Cambria"/>
          <w:color w:val="000000" w:themeColor="text1"/>
          <w:lang w:val="nl-NL" w:eastAsia="nl-NL"/>
        </w:rPr>
        <w:t xml:space="preserve">De kleuren, afbeeldingen, kaders, het lettertype en de vormgeving geven duidelijk weer om welk </w:t>
      </w:r>
      <w:r>
        <w:rPr>
          <w:rFonts w:ascii="Cambria" w:eastAsiaTheme="minorEastAsia" w:hAnsi="Cambria"/>
          <w:color w:val="000000" w:themeColor="text1"/>
          <w:lang w:val="nl-NL" w:eastAsia="nl-NL"/>
        </w:rPr>
        <w:t>vak</w:t>
      </w:r>
      <w:r w:rsidRPr="538BEA6D">
        <w:rPr>
          <w:rFonts w:ascii="Cambria" w:eastAsiaTheme="minorEastAsia" w:hAnsi="Cambria"/>
          <w:color w:val="000000" w:themeColor="text1"/>
          <w:lang w:val="nl-NL" w:eastAsia="nl-NL"/>
        </w:rPr>
        <w:t xml:space="preserve"> het gaat</w:t>
      </w:r>
    </w:p>
    <w:p w14:paraId="20731767" w14:textId="77777777" w:rsidR="00BF7328" w:rsidRPr="00572918" w:rsidRDefault="00BF7328" w:rsidP="00BF7328">
      <w:pPr>
        <w:pStyle w:val="Lijstalinea"/>
        <w:numPr>
          <w:ilvl w:val="0"/>
          <w:numId w:val="39"/>
        </w:numPr>
        <w:rPr>
          <w:rFonts w:ascii="Cambria" w:eastAsiaTheme="minorEastAsia" w:hAnsi="Cambria"/>
          <w:color w:val="000000" w:themeColor="text1"/>
          <w:lang w:val="nl-NL" w:eastAsia="nl-NL"/>
        </w:rPr>
      </w:pPr>
      <w:r w:rsidRPr="538BEA6D">
        <w:rPr>
          <w:rFonts w:ascii="Cambria" w:eastAsiaTheme="minorEastAsia" w:hAnsi="Cambria"/>
          <w:color w:val="000000" w:themeColor="text1"/>
          <w:lang w:val="nl-NL" w:eastAsia="nl-NL"/>
        </w:rPr>
        <w:t>Het logo komt in het midden bovenaan de pagina</w:t>
      </w:r>
    </w:p>
    <w:p w14:paraId="7A559FD5" w14:textId="77777777" w:rsidR="00BF7328" w:rsidRPr="00572918" w:rsidRDefault="00BF7328" w:rsidP="00BF7328">
      <w:pPr>
        <w:pStyle w:val="Lijstalinea"/>
        <w:numPr>
          <w:ilvl w:val="0"/>
          <w:numId w:val="39"/>
        </w:numPr>
        <w:rPr>
          <w:rFonts w:ascii="Cambria" w:eastAsiaTheme="minorEastAsia" w:hAnsi="Cambria"/>
          <w:color w:val="000000" w:themeColor="text1"/>
          <w:lang w:val="nl-NL" w:eastAsia="nl-NL"/>
        </w:rPr>
      </w:pPr>
      <w:r w:rsidRPr="538BEA6D">
        <w:rPr>
          <w:rFonts w:ascii="Cambria" w:eastAsiaTheme="minorEastAsia" w:hAnsi="Cambria"/>
          <w:color w:val="000000" w:themeColor="text1"/>
          <w:lang w:val="nl-NL" w:eastAsia="nl-NL"/>
        </w:rPr>
        <w:t>Daaronder zijn de menuknoppen te vinden</w:t>
      </w:r>
    </w:p>
    <w:p w14:paraId="41E1B147" w14:textId="77777777" w:rsidR="00BF7328" w:rsidRPr="00572918" w:rsidRDefault="00BF7328" w:rsidP="00BF7328">
      <w:pPr>
        <w:pStyle w:val="Lijstalinea"/>
        <w:numPr>
          <w:ilvl w:val="1"/>
          <w:numId w:val="39"/>
        </w:numPr>
        <w:rPr>
          <w:rFonts w:ascii="Cambria" w:eastAsiaTheme="minorEastAsia" w:hAnsi="Cambria"/>
          <w:color w:val="000000" w:themeColor="text1"/>
          <w:lang w:val="nl-NL" w:eastAsia="nl-NL"/>
        </w:rPr>
      </w:pPr>
      <w:r w:rsidRPr="538BEA6D">
        <w:rPr>
          <w:rFonts w:ascii="Cambria" w:eastAsiaTheme="minorEastAsia" w:hAnsi="Cambria"/>
          <w:color w:val="000000" w:themeColor="text1"/>
          <w:lang w:val="nl-NL" w:eastAsia="nl-NL"/>
        </w:rPr>
        <w:t>Menuknop 1: Het</w:t>
      </w:r>
      <w:r>
        <w:rPr>
          <w:rFonts w:ascii="Cambria" w:eastAsiaTheme="minorEastAsia" w:hAnsi="Cambria"/>
          <w:color w:val="000000" w:themeColor="text1"/>
          <w:lang w:val="nl-NL" w:eastAsia="nl-NL"/>
        </w:rPr>
        <w:t xml:space="preserve"> vak</w:t>
      </w:r>
    </w:p>
    <w:p w14:paraId="0A5AD739" w14:textId="77777777" w:rsidR="00BF7328" w:rsidRPr="00572918" w:rsidRDefault="00BF7328" w:rsidP="00BF7328">
      <w:pPr>
        <w:pStyle w:val="Lijstalinea"/>
        <w:numPr>
          <w:ilvl w:val="1"/>
          <w:numId w:val="39"/>
        </w:numPr>
        <w:rPr>
          <w:rFonts w:ascii="Cambria" w:eastAsiaTheme="minorEastAsia" w:hAnsi="Cambria"/>
          <w:color w:val="000000" w:themeColor="text1"/>
          <w:lang w:val="nl-NL" w:eastAsia="nl-NL"/>
        </w:rPr>
      </w:pPr>
      <w:r w:rsidRPr="538BEA6D">
        <w:rPr>
          <w:rFonts w:ascii="Cambria" w:eastAsiaTheme="minorEastAsia" w:hAnsi="Cambria"/>
          <w:color w:val="000000" w:themeColor="text1"/>
          <w:lang w:val="nl-NL" w:eastAsia="nl-NL"/>
        </w:rPr>
        <w:t>Menuknop 2: Over Mij</w:t>
      </w:r>
    </w:p>
    <w:p w14:paraId="59FF64CC" w14:textId="77777777" w:rsidR="00BF7328" w:rsidRPr="00572918" w:rsidRDefault="00BF7328" w:rsidP="00BF7328">
      <w:pPr>
        <w:pStyle w:val="Lijstalinea"/>
        <w:numPr>
          <w:ilvl w:val="1"/>
          <w:numId w:val="39"/>
        </w:numPr>
        <w:rPr>
          <w:rFonts w:ascii="Cambria" w:eastAsiaTheme="minorEastAsia" w:hAnsi="Cambria"/>
          <w:color w:val="000000" w:themeColor="text1"/>
          <w:lang w:val="nl-NL" w:eastAsia="nl-NL"/>
        </w:rPr>
      </w:pPr>
      <w:r w:rsidRPr="538BEA6D">
        <w:rPr>
          <w:rFonts w:ascii="Cambria" w:eastAsiaTheme="minorEastAsia" w:hAnsi="Cambria"/>
          <w:color w:val="000000" w:themeColor="text1"/>
          <w:lang w:val="nl-NL" w:eastAsia="nl-NL"/>
        </w:rPr>
        <w:t>Menuknop 3: Contact</w:t>
      </w:r>
    </w:p>
    <w:p w14:paraId="35CABDB4" w14:textId="77777777" w:rsidR="00BF7328" w:rsidRPr="00572918" w:rsidRDefault="00BF7328" w:rsidP="00BF7328">
      <w:pPr>
        <w:pStyle w:val="Lijstalinea"/>
        <w:numPr>
          <w:ilvl w:val="0"/>
          <w:numId w:val="39"/>
        </w:numPr>
        <w:rPr>
          <w:rFonts w:ascii="Cambria" w:eastAsiaTheme="minorEastAsia" w:hAnsi="Cambria"/>
          <w:color w:val="000000" w:themeColor="text1"/>
          <w:lang w:val="nl-NL" w:eastAsia="nl-NL"/>
        </w:rPr>
      </w:pPr>
      <w:r w:rsidRPr="538BEA6D">
        <w:rPr>
          <w:rFonts w:ascii="Cambria" w:eastAsiaTheme="minorEastAsia" w:hAnsi="Cambria"/>
          <w:color w:val="000000" w:themeColor="text1"/>
          <w:lang w:val="nl-NL" w:eastAsia="nl-NL"/>
        </w:rPr>
        <w:t>Onder het menu is de content weergegeven in drie kolommen</w:t>
      </w:r>
    </w:p>
    <w:p w14:paraId="3DDC62D4" w14:textId="77777777" w:rsidR="00BF7328" w:rsidRPr="00572918" w:rsidRDefault="00BF7328" w:rsidP="00BF7328">
      <w:pPr>
        <w:pStyle w:val="Lijstalinea"/>
        <w:numPr>
          <w:ilvl w:val="0"/>
          <w:numId w:val="39"/>
        </w:numPr>
        <w:rPr>
          <w:rFonts w:ascii="Cambria" w:eastAsiaTheme="minorEastAsia" w:hAnsi="Cambria"/>
          <w:color w:val="000000" w:themeColor="text1"/>
          <w:lang w:val="nl-NL" w:eastAsia="nl-NL"/>
        </w:rPr>
      </w:pPr>
      <w:r w:rsidRPr="538BEA6D">
        <w:rPr>
          <w:rFonts w:ascii="Cambria" w:eastAsiaTheme="minorEastAsia" w:hAnsi="Cambria"/>
          <w:color w:val="000000" w:themeColor="text1"/>
          <w:lang w:val="nl-NL" w:eastAsia="nl-NL"/>
        </w:rPr>
        <w:t>Onderaan de pagina is de voet met copyright weergegeven</w:t>
      </w:r>
    </w:p>
    <w:p w14:paraId="4AC840F2" w14:textId="77777777" w:rsidR="00BF7328" w:rsidRDefault="00BF7328" w:rsidP="00BF7328">
      <w:pPr>
        <w:pStyle w:val="Lijstalinea"/>
        <w:numPr>
          <w:ilvl w:val="0"/>
          <w:numId w:val="39"/>
        </w:numPr>
        <w:rPr>
          <w:rFonts w:ascii="Cambria" w:eastAsiaTheme="minorEastAsia" w:hAnsi="Cambria"/>
          <w:color w:val="000000" w:themeColor="text1"/>
          <w:lang w:val="nl-NL" w:eastAsia="nl-NL"/>
        </w:rPr>
      </w:pPr>
      <w:r w:rsidRPr="538BEA6D">
        <w:rPr>
          <w:rFonts w:ascii="Cambria" w:eastAsiaTheme="minorEastAsia" w:hAnsi="Cambria"/>
          <w:color w:val="000000" w:themeColor="text1"/>
          <w:lang w:val="nl-NL" w:eastAsia="nl-NL"/>
        </w:rPr>
        <w:t>Er zijn minimaal 5 afbeeldingen te vinden, verdeeld over de website</w:t>
      </w:r>
    </w:p>
    <w:p w14:paraId="7F706D42" w14:textId="77777777" w:rsidR="00BF7328" w:rsidRDefault="00BF7328" w:rsidP="00BF7328">
      <w:pPr>
        <w:pStyle w:val="Lijstalinea"/>
        <w:numPr>
          <w:ilvl w:val="0"/>
          <w:numId w:val="39"/>
        </w:numPr>
        <w:rPr>
          <w:rFonts w:ascii="Cambria" w:eastAsiaTheme="minorEastAsia" w:hAnsi="Cambria"/>
          <w:color w:val="000000" w:themeColor="text1"/>
          <w:lang w:val="nl-NL" w:eastAsia="nl-NL"/>
        </w:rPr>
      </w:pPr>
      <w:r w:rsidRPr="538BEA6D">
        <w:rPr>
          <w:rFonts w:ascii="Cambria" w:eastAsiaTheme="minorEastAsia" w:hAnsi="Cambria"/>
          <w:color w:val="000000" w:themeColor="text1"/>
          <w:lang w:val="nl-NL" w:eastAsia="nl-NL"/>
        </w:rPr>
        <w:t>Er is content te lezen in minimaal 6 paragrafen</w:t>
      </w:r>
    </w:p>
    <w:p w14:paraId="171C8C04" w14:textId="77777777" w:rsidR="00BF7328" w:rsidRDefault="00BF7328" w:rsidP="00BF7328">
      <w:pPr>
        <w:pStyle w:val="Lijstalinea"/>
        <w:numPr>
          <w:ilvl w:val="0"/>
          <w:numId w:val="39"/>
        </w:numPr>
        <w:rPr>
          <w:rFonts w:ascii="Cambria" w:eastAsiaTheme="minorEastAsia" w:hAnsi="Cambria"/>
          <w:color w:val="000000" w:themeColor="text1"/>
          <w:lang w:val="nl-NL" w:eastAsia="nl-NL"/>
        </w:rPr>
      </w:pPr>
      <w:r w:rsidRPr="538BEA6D">
        <w:rPr>
          <w:rFonts w:ascii="Cambria" w:eastAsiaTheme="minorEastAsia" w:hAnsi="Cambria"/>
          <w:color w:val="000000" w:themeColor="text1"/>
          <w:lang w:val="nl-NL" w:eastAsia="nl-NL"/>
        </w:rPr>
        <w:t>De content is 1080 pixels breed</w:t>
      </w:r>
    </w:p>
    <w:p w14:paraId="3D3445DA" w14:textId="77777777" w:rsidR="00BF7328" w:rsidRDefault="00BF7328" w:rsidP="00BF7328">
      <w:pPr>
        <w:pStyle w:val="Lijstalinea"/>
        <w:numPr>
          <w:ilvl w:val="0"/>
          <w:numId w:val="39"/>
        </w:numPr>
        <w:rPr>
          <w:rFonts w:ascii="Cambria" w:eastAsiaTheme="minorEastAsia" w:hAnsi="Cambria"/>
          <w:color w:val="000000" w:themeColor="text1"/>
          <w:lang w:val="nl-NL" w:eastAsia="nl-NL"/>
        </w:rPr>
      </w:pPr>
      <w:r w:rsidRPr="538BEA6D">
        <w:rPr>
          <w:rFonts w:ascii="Cambria" w:eastAsiaTheme="minorEastAsia" w:hAnsi="Cambria"/>
          <w:color w:val="000000" w:themeColor="text1"/>
          <w:lang w:val="nl-NL" w:eastAsia="nl-NL"/>
        </w:rPr>
        <w:t>Alle content is in het midden van de pagina weergegeven</w:t>
      </w:r>
    </w:p>
    <w:p w14:paraId="308B524F" w14:textId="77777777" w:rsidR="00976CCB" w:rsidRPr="00976CCB" w:rsidRDefault="00BF7328" w:rsidP="00976CCB">
      <w:pPr>
        <w:pStyle w:val="Lijstalinea"/>
        <w:numPr>
          <w:ilvl w:val="0"/>
          <w:numId w:val="39"/>
        </w:numPr>
        <w:jc w:val="both"/>
        <w:rPr>
          <w:rFonts w:ascii="Cambria" w:hAnsi="Cambria"/>
          <w:b/>
          <w:bCs/>
          <w:lang w:val="nl-NL"/>
        </w:rPr>
      </w:pPr>
      <w:r w:rsidRPr="538BEA6D">
        <w:rPr>
          <w:rFonts w:ascii="Cambria" w:eastAsiaTheme="minorEastAsia" w:hAnsi="Cambria"/>
          <w:color w:val="000000" w:themeColor="text1"/>
          <w:lang w:val="nl-NL" w:eastAsia="nl-NL"/>
        </w:rPr>
        <w:t>Als je met de muis over een knop gaat verandert de knop in een andere kleur of vorm</w:t>
      </w:r>
      <w:r w:rsidR="00976CCB">
        <w:rPr>
          <w:rFonts w:ascii="Cambria" w:eastAsiaTheme="minorEastAsia" w:hAnsi="Cambria"/>
          <w:color w:val="000000" w:themeColor="text1"/>
          <w:lang w:val="nl-NL" w:eastAsia="nl-NL"/>
        </w:rPr>
        <w:br/>
      </w:r>
    </w:p>
    <w:p w14:paraId="251F2591" w14:textId="5DD7880D" w:rsidR="00976CCB" w:rsidRPr="00A46887" w:rsidRDefault="00976CCB" w:rsidP="00976CCB">
      <w:pPr>
        <w:pStyle w:val="Lijstalinea"/>
        <w:numPr>
          <w:ilvl w:val="0"/>
          <w:numId w:val="39"/>
        </w:numPr>
        <w:jc w:val="both"/>
        <w:rPr>
          <w:rFonts w:ascii="Cambria" w:hAnsi="Cambria"/>
          <w:b/>
          <w:bCs/>
          <w:lang w:val="nl-NL"/>
        </w:rPr>
      </w:pPr>
      <w:r w:rsidRPr="538BEA6D">
        <w:rPr>
          <w:rFonts w:ascii="Cambria" w:hAnsi="Cambria"/>
          <w:lang w:val="nl-NL"/>
        </w:rPr>
        <w:t>Een contactformulier op de contactpagina</w:t>
      </w:r>
    </w:p>
    <w:p w14:paraId="36F0E299" w14:textId="77777777" w:rsidR="00976CCB" w:rsidRDefault="00976CCB" w:rsidP="00976CCB">
      <w:pPr>
        <w:pStyle w:val="Lijstalinea"/>
        <w:numPr>
          <w:ilvl w:val="0"/>
          <w:numId w:val="39"/>
        </w:numPr>
        <w:jc w:val="both"/>
        <w:rPr>
          <w:b/>
          <w:bCs/>
          <w:lang w:val="nl-NL"/>
        </w:rPr>
      </w:pPr>
      <w:r w:rsidRPr="538BEA6D">
        <w:rPr>
          <w:rFonts w:ascii="Cambria" w:hAnsi="Cambria"/>
          <w:lang w:val="nl-NL"/>
        </w:rPr>
        <w:t xml:space="preserve">Een plattegrond met </w:t>
      </w:r>
      <w:proofErr w:type="spellStart"/>
      <w:r w:rsidRPr="538BEA6D">
        <w:rPr>
          <w:rFonts w:ascii="Cambria" w:hAnsi="Cambria"/>
          <w:lang w:val="nl-NL"/>
        </w:rPr>
        <w:t>streetview</w:t>
      </w:r>
      <w:proofErr w:type="spellEnd"/>
      <w:r w:rsidRPr="538BEA6D">
        <w:rPr>
          <w:rFonts w:ascii="Cambria" w:hAnsi="Cambria"/>
          <w:lang w:val="nl-NL"/>
        </w:rPr>
        <w:t xml:space="preserve"> (Google) op je contactpagina</w:t>
      </w:r>
    </w:p>
    <w:p w14:paraId="5231E6E4" w14:textId="77777777" w:rsidR="00976CCB" w:rsidRPr="00A46887" w:rsidRDefault="00976CCB" w:rsidP="00976CCB">
      <w:pPr>
        <w:pStyle w:val="Lijstalinea"/>
        <w:numPr>
          <w:ilvl w:val="0"/>
          <w:numId w:val="39"/>
        </w:numPr>
        <w:jc w:val="both"/>
        <w:rPr>
          <w:rFonts w:ascii="Cambria" w:hAnsi="Cambria"/>
          <w:b/>
          <w:bCs/>
          <w:lang w:val="nl-NL"/>
        </w:rPr>
      </w:pPr>
      <w:r w:rsidRPr="538BEA6D">
        <w:rPr>
          <w:rFonts w:ascii="Cambria" w:hAnsi="Cambria"/>
          <w:lang w:val="nl-NL"/>
        </w:rPr>
        <w:t xml:space="preserve">Een video </w:t>
      </w:r>
      <w:r>
        <w:rPr>
          <w:rFonts w:ascii="Cambria" w:hAnsi="Cambria"/>
          <w:lang w:val="nl-NL"/>
        </w:rPr>
        <w:t xml:space="preserve">over je vak (YouTube </w:t>
      </w:r>
      <w:proofErr w:type="spellStart"/>
      <w:r>
        <w:rPr>
          <w:rFonts w:ascii="Cambria" w:hAnsi="Cambria"/>
          <w:lang w:val="nl-NL"/>
        </w:rPr>
        <w:t>embedding</w:t>
      </w:r>
      <w:proofErr w:type="spellEnd"/>
      <w:r>
        <w:rPr>
          <w:rFonts w:ascii="Cambria" w:hAnsi="Cambria"/>
          <w:lang w:val="nl-NL"/>
        </w:rPr>
        <w:t>)</w:t>
      </w:r>
    </w:p>
    <w:p w14:paraId="5F739477" w14:textId="4E3E9A7D" w:rsidR="00976CCB" w:rsidRPr="00A46887" w:rsidRDefault="00976CCB" w:rsidP="00976CCB">
      <w:pPr>
        <w:pStyle w:val="Lijstalinea"/>
        <w:numPr>
          <w:ilvl w:val="0"/>
          <w:numId w:val="39"/>
        </w:numPr>
        <w:jc w:val="both"/>
        <w:rPr>
          <w:rFonts w:ascii="Cambria" w:hAnsi="Cambria"/>
          <w:b/>
          <w:bCs/>
          <w:lang w:val="nl-NL"/>
        </w:rPr>
      </w:pPr>
      <w:r w:rsidRPr="538BEA6D">
        <w:rPr>
          <w:rFonts w:ascii="Cambria" w:hAnsi="Cambria"/>
          <w:lang w:val="nl-NL"/>
        </w:rPr>
        <w:t xml:space="preserve">Een menu met daarin </w:t>
      </w:r>
      <w:proofErr w:type="spellStart"/>
      <w:r w:rsidRPr="538BEA6D">
        <w:rPr>
          <w:rFonts w:ascii="Cambria" w:hAnsi="Cambria"/>
          <w:lang w:val="nl-NL"/>
        </w:rPr>
        <w:t>submenu</w:t>
      </w:r>
      <w:r w:rsidR="000120F0">
        <w:rPr>
          <w:rFonts w:ascii="Cambria" w:hAnsi="Cambria"/>
          <w:lang w:val="nl-NL"/>
        </w:rPr>
        <w:t>l</w:t>
      </w:r>
      <w:r w:rsidRPr="538BEA6D">
        <w:rPr>
          <w:rFonts w:ascii="Cambria" w:hAnsi="Cambria"/>
          <w:lang w:val="nl-NL"/>
        </w:rPr>
        <w:t>’s</w:t>
      </w:r>
      <w:proofErr w:type="spellEnd"/>
      <w:r w:rsidRPr="538BEA6D">
        <w:rPr>
          <w:rFonts w:ascii="Cambria" w:hAnsi="Cambria"/>
          <w:lang w:val="nl-NL"/>
        </w:rPr>
        <w:t xml:space="preserve"> (hamburgermenu)</w:t>
      </w:r>
    </w:p>
    <w:p w14:paraId="19689237" w14:textId="701378B0" w:rsidR="00BF7328" w:rsidRPr="000C053E" w:rsidRDefault="00BF7328" w:rsidP="00976CCB">
      <w:pPr>
        <w:pStyle w:val="Lijstalinea"/>
        <w:ind w:left="720"/>
        <w:rPr>
          <w:rFonts w:ascii="Cambria" w:eastAsiaTheme="minorEastAsia" w:hAnsi="Cambria"/>
          <w:color w:val="000000" w:themeColor="text1"/>
          <w:lang w:val="nl-NL" w:eastAsia="nl-NL"/>
        </w:rPr>
      </w:pPr>
    </w:p>
    <w:p w14:paraId="4F130279" w14:textId="77777777" w:rsidR="000C51C9" w:rsidRPr="009F4FAD" w:rsidRDefault="000C51C9" w:rsidP="000C51C9">
      <w:pPr>
        <w:rPr>
          <w:ins w:id="19" w:author="Bart Schrap" w:date="2016-02-18T14:45:00Z"/>
          <w:rFonts w:ascii="Cambria" w:hAnsi="Cambria"/>
          <w:i/>
          <w:color w:val="00B050"/>
          <w:lang w:val="nl-NL"/>
        </w:rPr>
      </w:pPr>
    </w:p>
    <w:p w14:paraId="2B37A33B" w14:textId="6C39271D" w:rsidR="000C51C9" w:rsidRPr="000A014B" w:rsidRDefault="009A49DD" w:rsidP="000C51C9">
      <w:pPr>
        <w:rPr>
          <w:ins w:id="20" w:author="Bart Schrap" w:date="2016-02-18T14:45:00Z"/>
          <w:rFonts w:ascii="Cambria" w:hAnsi="Cambria"/>
          <w:i/>
          <w:lang w:val="nl-NL"/>
        </w:rPr>
      </w:pPr>
      <w:r w:rsidRPr="00AC5D11">
        <w:rPr>
          <w:rFonts w:ascii="Cambria" w:hAnsi="Cambria"/>
          <w:b/>
          <w:i/>
          <w:lang w:val="nl-NL"/>
        </w:rPr>
        <w:t xml:space="preserve">Sub menu </w:t>
      </w:r>
      <w:r w:rsidR="00FF56B1">
        <w:rPr>
          <w:rFonts w:ascii="Cambria" w:hAnsi="Cambria"/>
          <w:b/>
          <w:iCs/>
          <w:lang w:val="nl-NL"/>
        </w:rPr>
        <w:t xml:space="preserve"> </w:t>
      </w:r>
      <w:r w:rsidR="00FF56B1">
        <w:rPr>
          <w:rFonts w:ascii="Cambria" w:hAnsi="Cambria"/>
          <w:bCs/>
          <w:iCs/>
          <w:lang w:val="nl-NL"/>
        </w:rPr>
        <w:t xml:space="preserve">is een extra menu in de menubalk of </w:t>
      </w:r>
      <w:proofErr w:type="spellStart"/>
      <w:r w:rsidR="00FF56B1">
        <w:rPr>
          <w:rFonts w:ascii="Cambria" w:hAnsi="Cambria"/>
          <w:bCs/>
          <w:iCs/>
          <w:lang w:val="nl-NL"/>
        </w:rPr>
        <w:t>zijbalk</w:t>
      </w:r>
      <w:proofErr w:type="spellEnd"/>
      <w:r w:rsidR="00FF56B1">
        <w:rPr>
          <w:rFonts w:ascii="Cambria" w:hAnsi="Cambria"/>
          <w:bCs/>
          <w:iCs/>
          <w:lang w:val="nl-NL"/>
        </w:rPr>
        <w:t xml:space="preserve"> van de website </w:t>
      </w:r>
      <w:r w:rsidR="00FF56B1">
        <w:rPr>
          <w:rFonts w:ascii="Cambria" w:hAnsi="Cambria"/>
          <w:bCs/>
          <w:iCs/>
          <w:lang w:val="nl-NL"/>
        </w:rPr>
        <w:br/>
      </w:r>
      <w:r w:rsidR="00AC5D11">
        <w:rPr>
          <w:rFonts w:ascii="Cambria" w:hAnsi="Cambria"/>
          <w:b/>
          <w:i/>
          <w:lang w:val="nl-NL"/>
        </w:rPr>
        <w:br/>
      </w:r>
    </w:p>
    <w:p w14:paraId="107DDCBD" w14:textId="77777777" w:rsidR="000C51C9" w:rsidRPr="000A014B" w:rsidRDefault="000C51C9" w:rsidP="000C51C9">
      <w:pPr>
        <w:rPr>
          <w:ins w:id="21" w:author="Bart Schrap" w:date="2016-02-18T14:45:00Z"/>
          <w:rFonts w:ascii="Cambria" w:hAnsi="Cambria"/>
          <w:i/>
          <w:lang w:val="nl-NL"/>
        </w:rPr>
      </w:pPr>
      <w:ins w:id="22" w:author="Bart Schrap" w:date="2016-02-18T14:45:00Z">
        <w:r w:rsidRPr="00FF56B1">
          <w:rPr>
            <w:rFonts w:ascii="Cambria" w:hAnsi="Cambria"/>
            <w:b/>
            <w:lang w:val="nl-NL"/>
            <w:rPrChange w:id="23" w:author="Bart Schrap" w:date="2016-02-18T14:47:00Z">
              <w:rPr>
                <w:rFonts w:ascii="Cambria" w:hAnsi="Cambria"/>
                <w:i/>
              </w:rPr>
            </w:rPrChange>
          </w:rPr>
          <w:t>De sitemap</w:t>
        </w:r>
        <w:r w:rsidRPr="00FF56B1">
          <w:rPr>
            <w:rFonts w:ascii="Cambria" w:hAnsi="Cambria"/>
            <w:lang w:val="nl-NL"/>
          </w:rPr>
          <w:t xml:space="preserve"> </w:t>
        </w:r>
        <w:r w:rsidRPr="000A014B">
          <w:rPr>
            <w:rFonts w:ascii="Cambria" w:hAnsi="Cambria"/>
            <w:lang w:val="nl-NL"/>
          </w:rPr>
          <w:t>is eigenlijk de index van een website. Op één pagina staan de trefwoorden van de website in de vorm van hyperlinks, zodat de gebruiker met één klik naar het onderwerp van zijn keuze kan gaan.</w:t>
        </w:r>
      </w:ins>
    </w:p>
    <w:p w14:paraId="4789EB04" w14:textId="77777777" w:rsidR="000C51C9" w:rsidRPr="009F4FAD" w:rsidRDefault="000C51C9" w:rsidP="000C51C9">
      <w:pPr>
        <w:rPr>
          <w:ins w:id="24" w:author="Bart Schrap" w:date="2016-02-18T14:42:00Z"/>
          <w:rFonts w:ascii="Cambria" w:hAnsi="Cambria"/>
          <w:i/>
          <w:lang w:val="nl-NL"/>
        </w:rPr>
      </w:pPr>
    </w:p>
    <w:p w14:paraId="4083CEFE" w14:textId="77777777" w:rsidR="000C51C9" w:rsidRPr="009F4FAD" w:rsidRDefault="000C51C9" w:rsidP="000C51C9">
      <w:pPr>
        <w:rPr>
          <w:rFonts w:ascii="Cambria" w:hAnsi="Cambria"/>
          <w:i/>
          <w:color w:val="00B050"/>
          <w:shd w:val="clear" w:color="auto" w:fill="FFFFFF"/>
          <w:lang w:val="nl-NL"/>
        </w:rPr>
      </w:pPr>
    </w:p>
    <w:p w14:paraId="08DF0C10" w14:textId="4B6DBFF0" w:rsidR="000C51C9" w:rsidRPr="00697C87" w:rsidRDefault="000C51C9" w:rsidP="000C51C9">
      <w:pPr>
        <w:rPr>
          <w:ins w:id="25" w:author="Bart Schrap" w:date="2016-02-18T14:34:00Z"/>
          <w:rFonts w:ascii="Cambria" w:eastAsiaTheme="minorEastAsia" w:hAnsi="Cambria"/>
          <w:i/>
          <w:color w:val="00B050"/>
          <w:lang w:val="nl-NL" w:eastAsia="nl-NL"/>
        </w:rPr>
      </w:pPr>
      <w:ins w:id="26" w:author="Bart Schrap" w:date="2016-02-18T14:34:00Z">
        <w:r w:rsidRPr="00697C87">
          <w:rPr>
            <w:rFonts w:ascii="Cambria" w:eastAsiaTheme="minorEastAsia" w:hAnsi="Cambria"/>
            <w:i/>
            <w:color w:val="00B050"/>
            <w:lang w:val="nl-NL" w:eastAsia="nl-NL"/>
          </w:rPr>
          <w:t>:</w:t>
        </w:r>
      </w:ins>
    </w:p>
    <w:p w14:paraId="09099E60" w14:textId="510D7E73" w:rsidR="00BF035F" w:rsidRDefault="00BF035F" w:rsidP="000C51C9">
      <w:pPr>
        <w:rPr>
          <w:rFonts w:ascii="Cambria" w:eastAsiaTheme="minorEastAsia" w:hAnsi="Cambria"/>
          <w:i/>
          <w:color w:val="00B050"/>
          <w:lang w:val="nl-NL" w:eastAsia="nl-NL"/>
        </w:rPr>
      </w:pPr>
    </w:p>
    <w:p w14:paraId="0DB8D6C0" w14:textId="0713367B" w:rsidR="00BF035F" w:rsidRDefault="00BF035F" w:rsidP="000C51C9">
      <w:pPr>
        <w:rPr>
          <w:rFonts w:ascii="Cambria" w:eastAsiaTheme="minorEastAsia" w:hAnsi="Cambria"/>
          <w:i/>
          <w:color w:val="00B050"/>
          <w:lang w:val="nl-NL" w:eastAsia="nl-NL"/>
        </w:rPr>
      </w:pPr>
    </w:p>
    <w:p w14:paraId="071DBF0A" w14:textId="1B369882" w:rsidR="00BF035F" w:rsidRDefault="00BF035F" w:rsidP="000C51C9">
      <w:pPr>
        <w:rPr>
          <w:rFonts w:ascii="Cambria" w:eastAsiaTheme="minorEastAsia" w:hAnsi="Cambria"/>
          <w:i/>
          <w:color w:val="00B050"/>
          <w:lang w:val="nl-NL" w:eastAsia="nl-NL"/>
        </w:rPr>
      </w:pPr>
    </w:p>
    <w:p w14:paraId="18857DB5" w14:textId="5434515C" w:rsidR="00BF035F" w:rsidRDefault="00BF035F" w:rsidP="000C51C9">
      <w:pPr>
        <w:rPr>
          <w:rFonts w:ascii="Cambria" w:eastAsiaTheme="minorEastAsia" w:hAnsi="Cambria"/>
          <w:i/>
          <w:color w:val="00B050"/>
          <w:lang w:val="nl-NL" w:eastAsia="nl-NL"/>
        </w:rPr>
      </w:pPr>
    </w:p>
    <w:p w14:paraId="762210A2" w14:textId="13E50B5E" w:rsidR="00BF035F" w:rsidRDefault="00BF035F" w:rsidP="000C51C9">
      <w:pPr>
        <w:rPr>
          <w:rFonts w:ascii="Cambria" w:eastAsiaTheme="minorEastAsia" w:hAnsi="Cambria"/>
          <w:i/>
          <w:color w:val="00B050"/>
          <w:lang w:val="nl-NL" w:eastAsia="nl-NL"/>
        </w:rPr>
      </w:pPr>
    </w:p>
    <w:p w14:paraId="54F1DA02" w14:textId="5D4555CB" w:rsidR="00BF035F" w:rsidRDefault="00BF035F" w:rsidP="000C51C9">
      <w:pPr>
        <w:rPr>
          <w:rFonts w:ascii="Cambria" w:eastAsiaTheme="minorEastAsia" w:hAnsi="Cambria"/>
          <w:i/>
          <w:color w:val="00B050"/>
          <w:lang w:val="nl-NL" w:eastAsia="nl-NL"/>
        </w:rPr>
      </w:pPr>
    </w:p>
    <w:p w14:paraId="47F92922" w14:textId="3CABD5C4" w:rsidR="00BF035F" w:rsidRDefault="00BF035F" w:rsidP="000C51C9">
      <w:pPr>
        <w:rPr>
          <w:rFonts w:ascii="Cambria" w:eastAsiaTheme="minorEastAsia" w:hAnsi="Cambria"/>
          <w:i/>
          <w:color w:val="00B050"/>
          <w:lang w:val="nl-NL" w:eastAsia="nl-NL"/>
        </w:rPr>
      </w:pPr>
    </w:p>
    <w:p w14:paraId="2734A6EF" w14:textId="29F4D36D" w:rsidR="00BF035F" w:rsidRDefault="00BF035F" w:rsidP="000C51C9">
      <w:pPr>
        <w:rPr>
          <w:rFonts w:ascii="Cambria" w:eastAsiaTheme="minorEastAsia" w:hAnsi="Cambria"/>
          <w:i/>
          <w:color w:val="00B050"/>
          <w:lang w:val="nl-NL" w:eastAsia="nl-NL"/>
        </w:rPr>
      </w:pPr>
    </w:p>
    <w:p w14:paraId="305FC3B5" w14:textId="64E3B8B0" w:rsidR="00BF035F" w:rsidRDefault="00BF035F" w:rsidP="000C51C9">
      <w:pPr>
        <w:rPr>
          <w:rFonts w:ascii="Cambria" w:eastAsiaTheme="minorEastAsia" w:hAnsi="Cambria"/>
          <w:i/>
          <w:color w:val="00B050"/>
          <w:lang w:val="nl-NL" w:eastAsia="nl-NL"/>
        </w:rPr>
      </w:pPr>
    </w:p>
    <w:p w14:paraId="1DE52811" w14:textId="77777777" w:rsidR="00121D4D" w:rsidRPr="00784E60" w:rsidRDefault="00121D4D" w:rsidP="00121D4D">
      <w:pPr>
        <w:rPr>
          <w:ins w:id="27" w:author="Bart Schrap" w:date="2016-02-18T14:01:00Z"/>
          <w:rFonts w:ascii="Cambria" w:eastAsiaTheme="minorEastAsia" w:hAnsi="Cambria"/>
          <w:i/>
          <w:lang w:val="nl-NL" w:eastAsia="nl-NL"/>
        </w:rPr>
      </w:pPr>
    </w:p>
    <w:p w14:paraId="7B3EE2D9" w14:textId="77777777" w:rsidR="00121D4D" w:rsidRPr="00784E60" w:rsidDel="003218A9" w:rsidRDefault="00121D4D" w:rsidP="00121D4D">
      <w:pPr>
        <w:rPr>
          <w:del w:id="28" w:author="Bart Schrap" w:date="2016-02-18T14:37:00Z"/>
          <w:rFonts w:ascii="Cambria" w:eastAsiaTheme="minorEastAsia" w:hAnsi="Cambria"/>
          <w:i/>
          <w:lang w:val="nl-NL" w:eastAsia="nl-NL"/>
        </w:rPr>
      </w:pPr>
      <w:bookmarkStart w:id="29" w:name="_Toc470770547"/>
      <w:bookmarkStart w:id="30" w:name="_Toc470773237"/>
      <w:bookmarkStart w:id="31" w:name="_Toc472175042"/>
      <w:bookmarkStart w:id="32" w:name="_Toc491693884"/>
      <w:bookmarkStart w:id="33" w:name="_Toc503264217"/>
      <w:bookmarkStart w:id="34" w:name="_Toc503264513"/>
      <w:bookmarkEnd w:id="29"/>
      <w:bookmarkEnd w:id="30"/>
      <w:bookmarkEnd w:id="31"/>
      <w:bookmarkEnd w:id="32"/>
      <w:bookmarkEnd w:id="33"/>
      <w:bookmarkEnd w:id="34"/>
    </w:p>
    <w:p w14:paraId="36919465" w14:textId="77777777" w:rsidR="00121D4D" w:rsidRPr="00784E60" w:rsidDel="003218A9" w:rsidRDefault="00121D4D" w:rsidP="00121D4D">
      <w:pPr>
        <w:rPr>
          <w:del w:id="35" w:author="Bart Schrap" w:date="2016-02-18T14:37:00Z"/>
          <w:rFonts w:ascii="Cambria" w:eastAsiaTheme="minorEastAsia" w:hAnsi="Cambria"/>
          <w:i/>
          <w:lang w:val="nl-NL" w:eastAsia="nl-NL"/>
        </w:rPr>
      </w:pPr>
      <w:del w:id="36" w:author="Bart Schrap" w:date="2016-02-18T14:37:00Z">
        <w:r w:rsidRPr="00784E60" w:rsidDel="003218A9">
          <w:rPr>
            <w:rFonts w:ascii="Cambria" w:eastAsiaTheme="minorEastAsia" w:hAnsi="Cambria"/>
            <w:i/>
            <w:lang w:val="nl-NL" w:eastAsia="nl-NL"/>
          </w:rPr>
          <w:delText>Voorbeeld:</w:delText>
        </w:r>
      </w:del>
    </w:p>
    <w:p w14:paraId="09F6C062" w14:textId="77777777" w:rsidR="00121D4D" w:rsidRPr="00784E60" w:rsidDel="003218A9" w:rsidRDefault="00121D4D" w:rsidP="00121D4D">
      <w:pPr>
        <w:tabs>
          <w:tab w:val="left" w:pos="2835"/>
        </w:tabs>
        <w:rPr>
          <w:del w:id="37" w:author="Bart Schrap" w:date="2016-02-18T14:37:00Z"/>
          <w:rFonts w:ascii="Cambria" w:hAnsi="Cambria"/>
          <w:sz w:val="96"/>
          <w:szCs w:val="96"/>
          <w:lang w:val="nl-NL"/>
        </w:rPr>
      </w:pPr>
    </w:p>
    <w:p w14:paraId="5A3F3356" w14:textId="77777777" w:rsidR="00121D4D" w:rsidRPr="00784E60" w:rsidDel="003218A9" w:rsidRDefault="00121D4D" w:rsidP="00121D4D">
      <w:pPr>
        <w:tabs>
          <w:tab w:val="left" w:pos="2835"/>
        </w:tabs>
        <w:rPr>
          <w:del w:id="38" w:author="Bart Schrap" w:date="2016-02-18T14:37:00Z"/>
          <w:rFonts w:ascii="Cambria" w:hAnsi="Cambria"/>
          <w:lang w:val="nl-NL"/>
        </w:rPr>
      </w:pPr>
      <w:del w:id="39" w:author="Bart Schrap" w:date="2016-02-18T14:37:00Z">
        <w:r w:rsidRPr="00CC5714" w:rsidDel="003218A9">
          <w:rPr>
            <w:rFonts w:ascii="Cambria" w:hAnsi="Cambria"/>
            <w:noProof/>
            <w:sz w:val="96"/>
            <w:lang w:val="en-GB" w:eastAsia="en-GB"/>
            <w:rPrChange w:id="40" w:author="Unknown">
              <w:rPr>
                <w:noProof/>
                <w:lang w:val="en-GB" w:eastAsia="en-GB"/>
              </w:rPr>
            </w:rPrChange>
          </w:rPr>
          <mc:AlternateContent>
            <mc:Choice Requires="wpg">
              <w:drawing>
                <wp:anchor distT="0" distB="0" distL="114300" distR="114300" simplePos="0" relativeHeight="251668480" behindDoc="0" locked="0" layoutInCell="1" allowOverlap="1" wp14:anchorId="12C7B4E8" wp14:editId="1273E86C">
                  <wp:simplePos x="0" y="0"/>
                  <wp:positionH relativeFrom="column">
                    <wp:posOffset>1078865</wp:posOffset>
                  </wp:positionH>
                  <wp:positionV relativeFrom="paragraph">
                    <wp:posOffset>-2540</wp:posOffset>
                  </wp:positionV>
                  <wp:extent cx="4699000" cy="3312160"/>
                  <wp:effectExtent l="0" t="0" r="25400" b="21590"/>
                  <wp:wrapNone/>
                  <wp:docPr id="19" name="Groep 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699000" cy="3312160"/>
                            <a:chOff x="1334530" y="41189"/>
                            <a:chExt cx="4699580" cy="3312418"/>
                          </a:xfrm>
                        </wpg:grpSpPr>
                        <wps:wsp>
                          <wps:cNvPr id="20" name="Tekstvak 2"/>
                          <wps:cNvSpPr txBox="1">
                            <a:spLocks noChangeArrowheads="1"/>
                          </wps:cNvSpPr>
                          <wps:spPr bwMode="auto">
                            <a:xfrm>
                              <a:off x="4473146" y="41189"/>
                              <a:ext cx="1419225" cy="257175"/>
                            </a:xfrm>
                            <a:prstGeom prst="rect">
                              <a:avLst/>
                            </a:prstGeom>
                            <a:noFill/>
                            <a:ln>
                              <a:noFill/>
                              <a:headEnd/>
                              <a:tailEnd/>
                            </a:ln>
                          </wps:spPr>
                          <wps:style>
                            <a:lnRef idx="2">
                              <a:schemeClr val="accent1"/>
                            </a:lnRef>
                            <a:fillRef idx="1">
                              <a:schemeClr val="lt1"/>
                            </a:fillRef>
                            <a:effectRef idx="0">
                              <a:schemeClr val="accent1"/>
                            </a:effectRef>
                            <a:fontRef idx="minor">
                              <a:schemeClr val="dk1"/>
                            </a:fontRef>
                          </wps:style>
                          <wps:txbx>
                            <w:txbxContent>
                              <w:p w14:paraId="2B09E935" w14:textId="77777777" w:rsidR="00121D4D" w:rsidRPr="000C675B" w:rsidRDefault="00121D4D" w:rsidP="00121D4D">
                                <w:pPr>
                                  <w:rPr>
                                    <w:color w:val="0070C0"/>
                                    <w:sz w:val="22"/>
                                  </w:rPr>
                                </w:pPr>
                                <w:r w:rsidRPr="000C675B">
                                  <w:rPr>
                                    <w:color w:val="0070C0"/>
                                    <w:sz w:val="22"/>
                                  </w:rPr>
                                  <w:t xml:space="preserve">Naam </w:t>
                                </w:r>
                                <w:proofErr w:type="spellStart"/>
                                <w:r w:rsidRPr="000C675B">
                                  <w:rPr>
                                    <w:color w:val="0070C0"/>
                                    <w:sz w:val="22"/>
                                  </w:rPr>
                                  <w:t>medewerker</w:t>
                                </w:r>
                                <w:proofErr w:type="spellEnd"/>
                              </w:p>
                            </w:txbxContent>
                          </wps:txbx>
                          <wps:bodyPr rot="0" vert="horz" wrap="square" lIns="91440" tIns="45720" rIns="91440" bIns="45720" anchor="t" anchorCtr="0">
                            <a:noAutofit/>
                          </wps:bodyPr>
                        </wps:wsp>
                        <wpg:grpSp>
                          <wpg:cNvPr id="21" name="Groep 21"/>
                          <wpg:cNvGrpSpPr/>
                          <wpg:grpSpPr>
                            <a:xfrm>
                              <a:off x="1334530" y="304754"/>
                              <a:ext cx="4699580" cy="3048853"/>
                              <a:chOff x="1334530" y="304754"/>
                              <a:chExt cx="4699580" cy="3048853"/>
                            </a:xfrm>
                          </wpg:grpSpPr>
                          <wps:wsp>
                            <wps:cNvPr id="22" name="Rechte verbindingslijn 22"/>
                            <wps:cNvCnPr/>
                            <wps:spPr>
                              <a:xfrm>
                                <a:off x="1334530" y="815411"/>
                                <a:ext cx="4699580" cy="8236"/>
                              </a:xfrm>
                              <a:prstGeom prst="line">
                                <a:avLst/>
                              </a:prstGeom>
                              <a:ln>
                                <a:solidFill>
                                  <a:schemeClr val="tx2">
                                    <a:lumMod val="60000"/>
                                    <a:lumOff val="40000"/>
                                  </a:schemeClr>
                                </a:solidFill>
                              </a:ln>
                            </wps:spPr>
                            <wps:style>
                              <a:lnRef idx="2">
                                <a:schemeClr val="accent1"/>
                              </a:lnRef>
                              <a:fillRef idx="1">
                                <a:schemeClr val="lt1"/>
                              </a:fillRef>
                              <a:effectRef idx="0">
                                <a:schemeClr val="accent1"/>
                              </a:effectRef>
                              <a:fontRef idx="minor">
                                <a:schemeClr val="dk1"/>
                              </a:fontRef>
                            </wps:style>
                            <wps:bodyPr/>
                          </wps:wsp>
                          <wps:wsp>
                            <wps:cNvPr id="23" name="Rechte verbindingslijn 23"/>
                            <wps:cNvCnPr/>
                            <wps:spPr>
                              <a:xfrm>
                                <a:off x="1334530" y="807308"/>
                                <a:ext cx="0" cy="2546299"/>
                              </a:xfrm>
                              <a:prstGeom prst="line">
                                <a:avLst/>
                              </a:prstGeom>
                              <a:ln>
                                <a:solidFill>
                                  <a:schemeClr val="tx2">
                                    <a:lumMod val="60000"/>
                                    <a:lumOff val="40000"/>
                                  </a:schemeClr>
                                </a:solidFill>
                              </a:ln>
                            </wps:spPr>
                            <wps:style>
                              <a:lnRef idx="2">
                                <a:schemeClr val="accent1"/>
                              </a:lnRef>
                              <a:fillRef idx="1">
                                <a:schemeClr val="lt1"/>
                              </a:fillRef>
                              <a:effectRef idx="0">
                                <a:schemeClr val="accent1"/>
                              </a:effectRef>
                              <a:fontRef idx="minor">
                                <a:schemeClr val="dk1"/>
                              </a:fontRef>
                            </wps:style>
                            <wps:bodyPr/>
                          </wps:wsp>
                          <wps:wsp>
                            <wps:cNvPr id="24" name="Tekstvak 24"/>
                            <wps:cNvSpPr txBox="1"/>
                            <wps:spPr>
                              <a:xfrm>
                                <a:off x="4629448" y="304754"/>
                                <a:ext cx="914400" cy="302871"/>
                              </a:xfrm>
                              <a:prstGeom prst="rect">
                                <a:avLst/>
                              </a:prstGeom>
                              <a:ln>
                                <a:solidFill>
                                  <a:schemeClr val="tx2">
                                    <a:lumMod val="60000"/>
                                    <a:lumOff val="40000"/>
                                  </a:schemeClr>
                                </a:solidFill>
                              </a:ln>
                            </wps:spPr>
                            <wps:style>
                              <a:lnRef idx="2">
                                <a:schemeClr val="accent1"/>
                              </a:lnRef>
                              <a:fillRef idx="1">
                                <a:schemeClr val="lt1"/>
                              </a:fillRef>
                              <a:effectRef idx="0">
                                <a:schemeClr val="accent1"/>
                              </a:effectRef>
                              <a:fontRef idx="minor">
                                <a:schemeClr val="dk1"/>
                              </a:fontRef>
                            </wps:style>
                            <wps:txbx>
                              <w:txbxContent>
                                <w:p w14:paraId="7A7EBB09" w14:textId="77777777" w:rsidR="00121D4D" w:rsidRPr="000C675B" w:rsidRDefault="00121D4D" w:rsidP="00121D4D">
                                  <w:pPr>
                                    <w:jc w:val="center"/>
                                    <w:rPr>
                                      <w:sz w:val="22"/>
                                    </w:rPr>
                                  </w:pPr>
                                  <w:proofErr w:type="spellStart"/>
                                  <w:r>
                                    <w:rPr>
                                      <w:sz w:val="22"/>
                                    </w:rPr>
                                    <w:t>U</w:t>
                                  </w:r>
                                  <w:r w:rsidRPr="000C675B">
                                    <w:rPr>
                                      <w:sz w:val="22"/>
                                    </w:rPr>
                                    <w:t>itloggen</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12C7B4E8" id="Groep 19" o:spid="_x0000_s1026" style="position:absolute;margin-left:84.95pt;margin-top:-.2pt;width:370pt;height:260.8pt;z-index:251668480;mso-width-relative:margin;mso-height-relative:margin" coordorigin="13345,411" coordsize="46995,331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">
                  <v:shapetype id="_x0000_t202" coordsize="21600,21600" o:spt="202" path="m,l,21600r21600,l21600,xe">
                    <v:stroke joinstyle="miter"/>
                    <v:path gradientshapeok="t" o:connecttype="rect"/>
                  </v:shapetype>
                  <v:shape id="_x0000_s1027" type="#_x0000_t202" style="position:absolute;left:44731;top:411;width:14192;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" filled="f" stroked="f" strokeweight="2pt">
                    <v:textbox>
                      <w:txbxContent>
                        <w:p w14:paraId="2B09E935" w14:textId="77777777" w:rsidR="00121D4D" w:rsidRPr="000C675B" w:rsidRDefault="00121D4D" w:rsidP="00121D4D">
                          <w:pPr>
                            <w:rPr>
                              <w:color w:val="0070C0"/>
                              <w:sz w:val="22"/>
                            </w:rPr>
                          </w:pPr>
                          <w:r w:rsidRPr="000C675B">
                            <w:rPr>
                              <w:color w:val="0070C0"/>
                              <w:sz w:val="22"/>
                            </w:rPr>
                            <w:t xml:space="preserve">Naam </w:t>
                          </w:r>
                          <w:proofErr w:type="spellStart"/>
                          <w:r w:rsidRPr="000C675B">
                            <w:rPr>
                              <w:color w:val="0070C0"/>
                              <w:sz w:val="22"/>
                            </w:rPr>
                            <w:t>medewerker</w:t>
                          </w:r>
                          <w:proofErr w:type="spellEnd"/>
                        </w:p>
                      </w:txbxContent>
                    </v:textbox>
                  </v:shape>
                  <v:group id="Groep 21" o:spid="_x0000_s1028" style="position:absolute;left:13345;top:3047;width:46996;height:30489" coordorigin="13345,3047" coordsize="46995,30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line id="Rechte verbindingslijn 22" o:spid="_x0000_s1029" style="position:absolute;visibility:visible;mso-wrap-style:square" from="13345,8154" to="60341,8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" filled="t" fillcolor="white [3201]" strokecolor="#548dd4 [1951]" strokeweight="2pt"/>
                    <v:line id="Rechte verbindingslijn 23" o:spid="_x0000_s1030" style="position:absolute;visibility:visible;mso-wrap-style:square" from="13345,8073" to="13345,335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" filled="t" fillcolor="white [3201]" strokecolor="#548dd4 [1951]" strokeweight="2pt"/>
                    <v:shape id="Tekstvak 24" o:spid="_x0000_s1031" type="#_x0000_t202" style="position:absolute;left:46294;top:3047;width:9144;height:30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" fillcolor="white [3201]" strokecolor="#548dd4 [1951]" strokeweight="2pt">
                      <v:textbox>
                        <w:txbxContent>
                          <w:p w14:paraId="7A7EBB09" w14:textId="77777777" w:rsidR="00121D4D" w:rsidRPr="000C675B" w:rsidRDefault="00121D4D" w:rsidP="00121D4D">
                            <w:pPr>
                              <w:jc w:val="center"/>
                              <w:rPr>
                                <w:sz w:val="22"/>
                              </w:rPr>
                            </w:pPr>
                            <w:proofErr w:type="spellStart"/>
                            <w:r>
                              <w:rPr>
                                <w:sz w:val="22"/>
                              </w:rPr>
                              <w:t>U</w:t>
                            </w:r>
                            <w:r w:rsidRPr="000C675B">
                              <w:rPr>
                                <w:sz w:val="22"/>
                              </w:rPr>
                              <w:t>itloggen</w:t>
                            </w:r>
                            <w:proofErr w:type="spellEnd"/>
                          </w:p>
                        </w:txbxContent>
                      </v:textbox>
                    </v:shape>
                  </v:group>
                </v:group>
              </w:pict>
            </mc:Fallback>
          </mc:AlternateContent>
        </w:r>
        <w:r w:rsidRPr="00784E60" w:rsidDel="003218A9">
          <w:rPr>
            <w:rFonts w:ascii="Cambria" w:hAnsi="Cambria"/>
            <w:sz w:val="96"/>
            <w:szCs w:val="96"/>
            <w:lang w:val="nl-NL"/>
          </w:rPr>
          <w:tab/>
        </w:r>
        <w:r w:rsidRPr="00784E60" w:rsidDel="003218A9">
          <w:rPr>
            <w:rFonts w:ascii="Cambria" w:hAnsi="Cambria"/>
            <w:lang w:val="nl-NL"/>
          </w:rPr>
          <w:delText>Opleidingscentrum Omega</w:delText>
        </w:r>
      </w:del>
    </w:p>
    <w:p w14:paraId="45A14BE0" w14:textId="77777777" w:rsidR="00121D4D" w:rsidRPr="00784E60" w:rsidDel="003218A9" w:rsidRDefault="00121D4D" w:rsidP="00121D4D">
      <w:pPr>
        <w:rPr>
          <w:del w:id="41" w:author="Bart Schrap" w:date="2016-02-18T14:37:00Z"/>
          <w:rFonts w:ascii="Cambria" w:hAnsi="Cambria"/>
          <w:lang w:val="nl-NL"/>
        </w:rPr>
      </w:pPr>
    </w:p>
    <w:p w14:paraId="57E89DDA" w14:textId="77777777" w:rsidR="00121D4D" w:rsidRPr="00784E60" w:rsidDel="003218A9" w:rsidRDefault="00121D4D" w:rsidP="00121D4D">
      <w:pPr>
        <w:rPr>
          <w:del w:id="42" w:author="Bart Schrap" w:date="2016-02-18T14:37:00Z"/>
          <w:rFonts w:ascii="Cambria" w:hAnsi="Cambria"/>
          <w:lang w:val="nl-NL"/>
        </w:rPr>
      </w:pPr>
    </w:p>
    <w:p w14:paraId="11FC86FF" w14:textId="77777777" w:rsidR="00121D4D" w:rsidRPr="00784E60" w:rsidDel="003218A9" w:rsidRDefault="00121D4D" w:rsidP="00121D4D">
      <w:pPr>
        <w:rPr>
          <w:del w:id="43" w:author="Bart Schrap" w:date="2016-02-18T14:37:00Z"/>
          <w:rFonts w:ascii="Cambria" w:hAnsi="Cambria"/>
          <w:lang w:val="nl-NL"/>
        </w:rPr>
      </w:pPr>
    </w:p>
    <w:p w14:paraId="1FD38D1A" w14:textId="77777777" w:rsidR="00121D4D" w:rsidRPr="00784E60" w:rsidDel="003218A9" w:rsidRDefault="00121D4D" w:rsidP="00121D4D">
      <w:pPr>
        <w:rPr>
          <w:del w:id="44" w:author="Bart Schrap" w:date="2016-02-18T14:37:00Z"/>
          <w:rFonts w:ascii="Cambria" w:hAnsi="Cambria"/>
          <w:lang w:val="nl-NL"/>
        </w:rPr>
      </w:pPr>
    </w:p>
    <w:p w14:paraId="11D8D539" w14:textId="77777777" w:rsidR="00121D4D" w:rsidRPr="00784E60" w:rsidDel="003218A9" w:rsidRDefault="00121D4D" w:rsidP="00121D4D">
      <w:pPr>
        <w:rPr>
          <w:del w:id="45" w:author="Bart Schrap" w:date="2016-02-18T14:37:00Z"/>
          <w:rFonts w:ascii="Cambria" w:hAnsi="Cambria"/>
          <w:sz w:val="22"/>
          <w:lang w:val="nl-NL"/>
        </w:rPr>
      </w:pPr>
      <w:del w:id="46" w:author="Bart Schrap" w:date="2016-02-18T14:37:00Z">
        <w:r w:rsidRPr="00784E60" w:rsidDel="003218A9">
          <w:rPr>
            <w:rFonts w:ascii="Cambria" w:hAnsi="Cambria"/>
            <w:sz w:val="22"/>
            <w:lang w:val="nl-NL"/>
          </w:rPr>
          <w:delText xml:space="preserve"> Cursussen</w:delText>
        </w:r>
      </w:del>
    </w:p>
    <w:p w14:paraId="467896B7" w14:textId="77777777" w:rsidR="00121D4D" w:rsidRPr="00784E60" w:rsidDel="003218A9" w:rsidRDefault="00121D4D" w:rsidP="00121D4D">
      <w:pPr>
        <w:tabs>
          <w:tab w:val="left" w:pos="2835"/>
        </w:tabs>
        <w:rPr>
          <w:del w:id="47" w:author="Bart Schrap" w:date="2016-02-18T14:37:00Z"/>
          <w:rFonts w:ascii="Cambria" w:hAnsi="Cambria"/>
          <w:sz w:val="22"/>
          <w:lang w:val="nl-NL"/>
        </w:rPr>
      </w:pPr>
      <w:del w:id="48" w:author="Bart Schrap" w:date="2016-02-18T14:37:00Z">
        <w:r w:rsidRPr="00784E60" w:rsidDel="003218A9">
          <w:rPr>
            <w:rFonts w:ascii="Cambria" w:hAnsi="Cambria"/>
            <w:sz w:val="22"/>
            <w:lang w:val="nl-NL"/>
          </w:rPr>
          <w:tab/>
          <w:delText>Content</w:delText>
        </w:r>
      </w:del>
    </w:p>
    <w:p w14:paraId="65F2A89A" w14:textId="69E39327" w:rsidR="00121D4D" w:rsidRPr="007C6599" w:rsidRDefault="00121D4D" w:rsidP="007C6599">
      <w:pPr>
        <w:pStyle w:val="Kop1"/>
        <w:numPr>
          <w:ilvl w:val="0"/>
          <w:numId w:val="0"/>
        </w:numPr>
        <w:rPr>
          <w:sz w:val="22"/>
          <w:lang w:val="nl-NL"/>
        </w:rPr>
      </w:pPr>
      <w:del w:id="49" w:author="Bart Schrap" w:date="2016-02-18T14:37:00Z">
        <w:r w:rsidRPr="00697C87" w:rsidDel="003218A9">
          <w:rPr>
            <w:sz w:val="22"/>
            <w:lang w:val="nl-NL"/>
          </w:rPr>
          <w:delText xml:space="preserve"> Medewerke</w:delText>
        </w:r>
      </w:del>
    </w:p>
    <w:p w14:paraId="293B1C60" w14:textId="77777777" w:rsidR="00121D4D" w:rsidRDefault="00121D4D" w:rsidP="00121D4D">
      <w:pPr>
        <w:pStyle w:val="Plattetekst"/>
      </w:pPr>
    </w:p>
    <w:p w14:paraId="4786D2F8" w14:textId="71FA457D" w:rsidR="000C51C9" w:rsidRPr="009F4FAD" w:rsidDel="003218A9" w:rsidRDefault="000B011D" w:rsidP="000C51C9">
      <w:pPr>
        <w:rPr>
          <w:del w:id="50" w:author="Bart Schrap" w:date="2016-02-18T14:37:00Z"/>
          <w:rFonts w:ascii="Cambria" w:eastAsiaTheme="minorEastAsia" w:hAnsi="Cambria"/>
          <w:i/>
          <w:lang w:val="nl-NL" w:eastAsia="nl-NL"/>
        </w:rPr>
      </w:pPr>
      <w:r>
        <w:rPr>
          <w:noProof/>
        </w:rPr>
        <mc:AlternateContent>
          <mc:Choice Requires="wps">
            <w:drawing>
              <wp:anchor distT="45720" distB="45720" distL="114300" distR="114300" simplePos="0" relativeHeight="251664384" behindDoc="1" locked="0" layoutInCell="1" allowOverlap="1" wp14:anchorId="20FACEAB" wp14:editId="2102784C">
                <wp:simplePos x="0" y="0"/>
                <wp:positionH relativeFrom="column">
                  <wp:posOffset>2220741</wp:posOffset>
                </wp:positionH>
                <wp:positionV relativeFrom="paragraph">
                  <wp:posOffset>177653</wp:posOffset>
                </wp:positionV>
                <wp:extent cx="755650" cy="313690"/>
                <wp:effectExtent l="0" t="0" r="25400" b="10160"/>
                <wp:wrapNone/>
                <wp:docPr id="18"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5650" cy="313690"/>
                        </a:xfrm>
                        <a:prstGeom prst="rect">
                          <a:avLst/>
                        </a:prstGeom>
                        <a:solidFill>
                          <a:srgbClr val="FFFFFF"/>
                        </a:solidFill>
                        <a:ln w="9525">
                          <a:solidFill>
                            <a:srgbClr val="000000"/>
                          </a:solidFill>
                          <a:miter lim="800000"/>
                          <a:headEnd/>
                          <a:tailEnd/>
                        </a:ln>
                      </wps:spPr>
                      <wps:txbx>
                        <w:txbxContent>
                          <w:p w14:paraId="7888EFE9" w14:textId="233B8119" w:rsidR="000B011D" w:rsidRPr="000B011D" w:rsidRDefault="000B011D">
                            <w:pPr>
                              <w:rPr>
                                <w:lang w:val="nl-NL"/>
                              </w:rPr>
                            </w:pPr>
                            <w:r>
                              <w:rPr>
                                <w:lang w:val="nl-NL"/>
                              </w:rPr>
                              <w:t>Logo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FACEAB" id="Tekstvak 2" o:spid="_x0000_s1032" type="#_x0000_t202" style="position:absolute;margin-left:174.85pt;margin-top:14pt;width:59.5pt;height:24.7pt;z-index:-2516520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">
                <v:textbox>
                  <w:txbxContent>
                    <w:p w14:paraId="7888EFE9" w14:textId="233B8119" w:rsidR="000B011D" w:rsidRPr="000B011D" w:rsidRDefault="000B011D">
                      <w:pPr>
                        <w:rPr>
                          <w:lang w:val="nl-NL"/>
                        </w:rPr>
                      </w:pPr>
                      <w:r>
                        <w:rPr>
                          <w:lang w:val="nl-NL"/>
                        </w:rPr>
                        <w:t>Logo</w:t>
                      </w:r>
                    </w:p>
                  </w:txbxContent>
                </v:textbox>
              </v:shape>
            </w:pict>
          </mc:Fallback>
        </mc:AlternateContent>
      </w:r>
    </w:p>
    <w:p w14:paraId="1A584B03" w14:textId="77777777" w:rsidR="000C51C9" w:rsidRPr="009F4FAD" w:rsidDel="003218A9" w:rsidRDefault="000C51C9" w:rsidP="000C51C9">
      <w:pPr>
        <w:rPr>
          <w:del w:id="51" w:author="Bart Schrap" w:date="2016-02-18T14:37:00Z"/>
          <w:rFonts w:ascii="Cambria" w:eastAsiaTheme="minorEastAsia" w:hAnsi="Cambria"/>
          <w:i/>
          <w:lang w:val="nl-NL" w:eastAsia="nl-NL"/>
        </w:rPr>
      </w:pPr>
      <w:del w:id="52" w:author="Bart Schrap" w:date="2016-02-18T14:37:00Z">
        <w:r w:rsidRPr="009F4FAD" w:rsidDel="003218A9">
          <w:rPr>
            <w:rFonts w:ascii="Cambria" w:eastAsiaTheme="minorEastAsia" w:hAnsi="Cambria"/>
            <w:i/>
            <w:lang w:val="nl-NL" w:eastAsia="nl-NL"/>
          </w:rPr>
          <w:delText>Voorbeeld:</w:delText>
        </w:r>
        <w:bookmarkStart w:id="53" w:name="_Toc470770548"/>
        <w:bookmarkStart w:id="54" w:name="_Toc470773238"/>
        <w:bookmarkStart w:id="55" w:name="_Toc472175043"/>
        <w:bookmarkStart w:id="56" w:name="_Toc491693885"/>
        <w:bookmarkStart w:id="57" w:name="_Toc503264218"/>
        <w:bookmarkStart w:id="58" w:name="_Toc503264514"/>
        <w:bookmarkEnd w:id="53"/>
        <w:bookmarkEnd w:id="54"/>
        <w:bookmarkEnd w:id="55"/>
        <w:bookmarkEnd w:id="56"/>
        <w:bookmarkEnd w:id="57"/>
        <w:bookmarkEnd w:id="58"/>
      </w:del>
    </w:p>
    <w:p w14:paraId="4842808A" w14:textId="77777777" w:rsidR="000C51C9" w:rsidRPr="009F4FAD" w:rsidDel="003218A9" w:rsidRDefault="000C51C9" w:rsidP="000C51C9">
      <w:pPr>
        <w:tabs>
          <w:tab w:val="left" w:pos="2835"/>
        </w:tabs>
        <w:rPr>
          <w:del w:id="59" w:author="Bart Schrap" w:date="2016-02-18T14:37:00Z"/>
          <w:rFonts w:ascii="Cambria" w:hAnsi="Cambria"/>
          <w:sz w:val="96"/>
          <w:szCs w:val="96"/>
          <w:lang w:val="nl-NL"/>
        </w:rPr>
      </w:pPr>
      <w:bookmarkStart w:id="60" w:name="_Toc470770549"/>
      <w:bookmarkStart w:id="61" w:name="_Toc470773239"/>
      <w:bookmarkStart w:id="62" w:name="_Toc472175044"/>
      <w:bookmarkStart w:id="63" w:name="_Toc491693886"/>
      <w:bookmarkStart w:id="64" w:name="_Toc503264219"/>
      <w:bookmarkStart w:id="65" w:name="_Toc503264515"/>
      <w:bookmarkEnd w:id="60"/>
      <w:bookmarkEnd w:id="61"/>
      <w:bookmarkEnd w:id="62"/>
      <w:bookmarkEnd w:id="63"/>
      <w:bookmarkEnd w:id="64"/>
      <w:bookmarkEnd w:id="65"/>
    </w:p>
    <w:p w14:paraId="3A4A0ECA" w14:textId="77777777" w:rsidR="000C51C9" w:rsidRPr="009F4FAD" w:rsidDel="003218A9" w:rsidRDefault="000C51C9" w:rsidP="000C51C9">
      <w:pPr>
        <w:tabs>
          <w:tab w:val="left" w:pos="2835"/>
        </w:tabs>
        <w:rPr>
          <w:del w:id="66" w:author="Bart Schrap" w:date="2016-02-18T14:37:00Z"/>
          <w:rFonts w:ascii="Cambria" w:hAnsi="Cambria"/>
          <w:lang w:val="nl-NL"/>
        </w:rPr>
      </w:pPr>
      <w:del w:id="67" w:author="Bart Schrap" w:date="2016-02-18T14:37:00Z">
        <w:r w:rsidRPr="00CC5714" w:rsidDel="003218A9">
          <w:rPr>
            <w:rFonts w:ascii="Cambria" w:hAnsi="Cambria"/>
            <w:noProof/>
            <w:sz w:val="96"/>
            <w:lang w:val="en-GB" w:eastAsia="en-GB"/>
            <w:rPrChange w:id="68" w:author="Unknown">
              <w:rPr>
                <w:noProof/>
                <w:lang w:val="en-GB" w:eastAsia="en-GB"/>
              </w:rPr>
            </w:rPrChange>
          </w:rPr>
          <mc:AlternateContent>
            <mc:Choice Requires="wpg">
              <w:drawing>
                <wp:anchor distT="0" distB="0" distL="114300" distR="114300" simplePos="0" relativeHeight="251666432" behindDoc="0" locked="0" layoutInCell="1" allowOverlap="1" wp14:anchorId="6B5B1DDD" wp14:editId="21959715">
                  <wp:simplePos x="0" y="0"/>
                  <wp:positionH relativeFrom="column">
                    <wp:posOffset>1078865</wp:posOffset>
                  </wp:positionH>
                  <wp:positionV relativeFrom="paragraph">
                    <wp:posOffset>-2540</wp:posOffset>
                  </wp:positionV>
                  <wp:extent cx="4699000" cy="3312160"/>
                  <wp:effectExtent l="0" t="0" r="25400" b="21590"/>
                  <wp:wrapNone/>
                  <wp:docPr id="339" name="Groep 3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699000" cy="3312160"/>
                            <a:chOff x="1334530" y="41189"/>
                            <a:chExt cx="4699580" cy="3312418"/>
                          </a:xfrm>
                        </wpg:grpSpPr>
                        <wps:wsp>
                          <wps:cNvPr id="9" name="Tekstvak 2"/>
                          <wps:cNvSpPr txBox="1">
                            <a:spLocks noChangeArrowheads="1"/>
                          </wps:cNvSpPr>
                          <wps:spPr bwMode="auto">
                            <a:xfrm>
                              <a:off x="4473146" y="41189"/>
                              <a:ext cx="1419225" cy="257175"/>
                            </a:xfrm>
                            <a:prstGeom prst="rect">
                              <a:avLst/>
                            </a:prstGeom>
                            <a:noFill/>
                            <a:ln>
                              <a:noFill/>
                              <a:headEnd/>
                              <a:tailEnd/>
                            </a:ln>
                          </wps:spPr>
                          <wps:style>
                            <a:lnRef idx="2">
                              <a:schemeClr val="accent1"/>
                            </a:lnRef>
                            <a:fillRef idx="1">
                              <a:schemeClr val="lt1"/>
                            </a:fillRef>
                            <a:effectRef idx="0">
                              <a:schemeClr val="accent1"/>
                            </a:effectRef>
                            <a:fontRef idx="minor">
                              <a:schemeClr val="dk1"/>
                            </a:fontRef>
                          </wps:style>
                          <wps:txbx>
                            <w:txbxContent>
                              <w:p w14:paraId="2E889CED" w14:textId="77777777" w:rsidR="000C51C9" w:rsidRPr="000C675B" w:rsidRDefault="000C51C9" w:rsidP="000C51C9">
                                <w:pPr>
                                  <w:rPr>
                                    <w:color w:val="0070C0"/>
                                    <w:sz w:val="22"/>
                                  </w:rPr>
                                </w:pPr>
                                <w:r w:rsidRPr="000C675B">
                                  <w:rPr>
                                    <w:color w:val="0070C0"/>
                                    <w:sz w:val="22"/>
                                  </w:rPr>
                                  <w:t>Naam medewerker</w:t>
                                </w:r>
                              </w:p>
                            </w:txbxContent>
                          </wps:txbx>
                          <wps:bodyPr rot="0" vert="horz" wrap="square" lIns="91440" tIns="45720" rIns="91440" bIns="45720" anchor="t" anchorCtr="0">
                            <a:noAutofit/>
                          </wps:bodyPr>
                        </wps:wsp>
                        <wpg:grpSp>
                          <wpg:cNvPr id="335" name="Groep 335"/>
                          <wpg:cNvGrpSpPr/>
                          <wpg:grpSpPr>
                            <a:xfrm>
                              <a:off x="1334530" y="304754"/>
                              <a:ext cx="4699580" cy="3048853"/>
                              <a:chOff x="1334530" y="304754"/>
                              <a:chExt cx="4699580" cy="3048853"/>
                            </a:xfrm>
                          </wpg:grpSpPr>
                          <wps:wsp>
                            <wps:cNvPr id="338" name="Rechte verbindingslijn 338"/>
                            <wps:cNvCnPr/>
                            <wps:spPr>
                              <a:xfrm>
                                <a:off x="1334530" y="815411"/>
                                <a:ext cx="4699580" cy="8236"/>
                              </a:xfrm>
                              <a:prstGeom prst="line">
                                <a:avLst/>
                              </a:prstGeom>
                              <a:ln>
                                <a:solidFill>
                                  <a:schemeClr val="tx2">
                                    <a:lumMod val="60000"/>
                                    <a:lumOff val="40000"/>
                                  </a:schemeClr>
                                </a:solidFill>
                              </a:ln>
                            </wps:spPr>
                            <wps:style>
                              <a:lnRef idx="2">
                                <a:schemeClr val="accent1"/>
                              </a:lnRef>
                              <a:fillRef idx="1">
                                <a:schemeClr val="lt1"/>
                              </a:fillRef>
                              <a:effectRef idx="0">
                                <a:schemeClr val="accent1"/>
                              </a:effectRef>
                              <a:fontRef idx="minor">
                                <a:schemeClr val="dk1"/>
                              </a:fontRef>
                            </wps:style>
                            <wps:bodyPr/>
                          </wps:wsp>
                          <wps:wsp>
                            <wps:cNvPr id="340" name="Rechte verbindingslijn 340"/>
                            <wps:cNvCnPr/>
                            <wps:spPr>
                              <a:xfrm>
                                <a:off x="1334530" y="807308"/>
                                <a:ext cx="0" cy="2546299"/>
                              </a:xfrm>
                              <a:prstGeom prst="line">
                                <a:avLst/>
                              </a:prstGeom>
                              <a:ln>
                                <a:solidFill>
                                  <a:schemeClr val="tx2">
                                    <a:lumMod val="60000"/>
                                    <a:lumOff val="40000"/>
                                  </a:schemeClr>
                                </a:solidFill>
                              </a:ln>
                            </wps:spPr>
                            <wps:style>
                              <a:lnRef idx="2">
                                <a:schemeClr val="accent1"/>
                              </a:lnRef>
                              <a:fillRef idx="1">
                                <a:schemeClr val="lt1"/>
                              </a:fillRef>
                              <a:effectRef idx="0">
                                <a:schemeClr val="accent1"/>
                              </a:effectRef>
                              <a:fontRef idx="minor">
                                <a:schemeClr val="dk1"/>
                              </a:fontRef>
                            </wps:style>
                            <wps:bodyPr/>
                          </wps:wsp>
                          <wps:wsp>
                            <wps:cNvPr id="15" name="Tekstvak 15"/>
                            <wps:cNvSpPr txBox="1"/>
                            <wps:spPr>
                              <a:xfrm>
                                <a:off x="4629448" y="304754"/>
                                <a:ext cx="914400" cy="302871"/>
                              </a:xfrm>
                              <a:prstGeom prst="rect">
                                <a:avLst/>
                              </a:prstGeom>
                              <a:ln>
                                <a:solidFill>
                                  <a:schemeClr val="tx2">
                                    <a:lumMod val="60000"/>
                                    <a:lumOff val="40000"/>
                                  </a:schemeClr>
                                </a:solidFill>
                              </a:ln>
                            </wps:spPr>
                            <wps:style>
                              <a:lnRef idx="2">
                                <a:schemeClr val="accent1"/>
                              </a:lnRef>
                              <a:fillRef idx="1">
                                <a:schemeClr val="lt1"/>
                              </a:fillRef>
                              <a:effectRef idx="0">
                                <a:schemeClr val="accent1"/>
                              </a:effectRef>
                              <a:fontRef idx="minor">
                                <a:schemeClr val="dk1"/>
                              </a:fontRef>
                            </wps:style>
                            <wps:txbx>
                              <w:txbxContent>
                                <w:p w14:paraId="6E759698" w14:textId="77777777" w:rsidR="000C51C9" w:rsidRPr="000C675B" w:rsidRDefault="000C51C9" w:rsidP="000C51C9">
                                  <w:pPr>
                                    <w:jc w:val="center"/>
                                    <w:rPr>
                                      <w:sz w:val="22"/>
                                    </w:rPr>
                                  </w:pPr>
                                  <w:r>
                                    <w:rPr>
                                      <w:sz w:val="22"/>
                                    </w:rPr>
                                    <w:t>U</w:t>
                                  </w:r>
                                  <w:r w:rsidRPr="000C675B">
                                    <w:rPr>
                                      <w:sz w:val="22"/>
                                    </w:rPr>
                                    <w:t>itloggen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6B5B1DDD" id="Groep 339" o:spid="_x0000_s1033" style="position:absolute;margin-left:84.95pt;margin-top:-.2pt;width:370pt;height:260.8pt;z-index:251666432;mso-width-relative:margin;mso-height-relative:margin" coordorigin="13345,411" coordsize="46995,331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">
                  <v:shape id="_x0000_s1034" type="#_x0000_t202" style="position:absolute;left:44731;top:411;width:14192;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" filled="f" stroked="f" strokeweight="2pt">
                    <v:textbox>
                      <w:txbxContent>
                        <w:p w14:paraId="2E889CED" w14:textId="77777777" w:rsidR="000C51C9" w:rsidRPr="000C675B" w:rsidRDefault="000C51C9" w:rsidP="000C51C9">
                          <w:pPr>
                            <w:rPr>
                              <w:color w:val="0070C0"/>
                              <w:sz w:val="22"/>
                            </w:rPr>
                          </w:pPr>
                          <w:r w:rsidRPr="000C675B">
                            <w:rPr>
                              <w:color w:val="0070C0"/>
                              <w:sz w:val="22"/>
                            </w:rPr>
                            <w:t>Naam medewerker</w:t>
                          </w:r>
                        </w:p>
                      </w:txbxContent>
                    </v:textbox>
                  </v:shape>
                  <v:group id="Groep 335" o:spid="_x0000_s1035" style="position:absolute;left:13345;top:3047;width:46996;height:30489" coordorigin="13345,3047" coordsize="46995,30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">
                    <v:line id="Rechte verbindingslijn 338" o:spid="_x0000_s1036" style="position:absolute;visibility:visible;mso-wrap-style:square" from="13345,8154" to="60341,8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" filled="t" fillcolor="white [3201]" strokecolor="#548dd4 [1951]" strokeweight="2pt"/>
                    <v:line id="Rechte verbindingslijn 340" o:spid="_x0000_s1037" style="position:absolute;visibility:visible;mso-wrap-style:square" from="13345,8073" to="13345,335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" filled="t" fillcolor="white [3201]" strokecolor="#548dd4 [1951]" strokeweight="2pt"/>
                    <v:shape id="Tekstvak 15" o:spid="_x0000_s1038" type="#_x0000_t202" style="position:absolute;left:46294;top:3047;width:9144;height:30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" fillcolor="white [3201]" strokecolor="#548dd4 [1951]" strokeweight="2pt">
                      <v:textbox>
                        <w:txbxContent>
                          <w:p w14:paraId="6E759698" w14:textId="77777777" w:rsidR="000C51C9" w:rsidRPr="000C675B" w:rsidRDefault="000C51C9" w:rsidP="000C51C9">
                            <w:pPr>
                              <w:jc w:val="center"/>
                              <w:rPr>
                                <w:sz w:val="22"/>
                              </w:rPr>
                            </w:pPr>
                            <w:r>
                              <w:rPr>
                                <w:sz w:val="22"/>
                              </w:rPr>
                              <w:t>U</w:t>
                            </w:r>
                            <w:r w:rsidRPr="000C675B">
                              <w:rPr>
                                <w:sz w:val="22"/>
                              </w:rPr>
                              <w:t>itloggen</w:t>
                            </w:r>
                          </w:p>
                        </w:txbxContent>
                      </v:textbox>
                    </v:shape>
                  </v:group>
                </v:group>
              </w:pict>
            </mc:Fallback>
          </mc:AlternateContent>
        </w:r>
        <w:r w:rsidRPr="009F4FAD" w:rsidDel="003218A9">
          <w:rPr>
            <w:rFonts w:ascii="Cambria" w:hAnsi="Cambria"/>
            <w:sz w:val="96"/>
            <w:szCs w:val="96"/>
            <w:lang w:val="nl-NL"/>
          </w:rPr>
          <w:tab/>
        </w:r>
        <w:r w:rsidRPr="009F4FAD" w:rsidDel="003218A9">
          <w:rPr>
            <w:rFonts w:ascii="Cambria" w:hAnsi="Cambria"/>
            <w:lang w:val="nl-NL"/>
          </w:rPr>
          <w:delText>Opleidingscentrum Omega</w:delText>
        </w:r>
        <w:bookmarkStart w:id="69" w:name="_Toc470770550"/>
        <w:bookmarkStart w:id="70" w:name="_Toc470773240"/>
        <w:bookmarkStart w:id="71" w:name="_Toc472175045"/>
        <w:bookmarkStart w:id="72" w:name="_Toc491693887"/>
        <w:bookmarkStart w:id="73" w:name="_Toc503264220"/>
        <w:bookmarkStart w:id="74" w:name="_Toc503264516"/>
        <w:bookmarkEnd w:id="69"/>
        <w:bookmarkEnd w:id="70"/>
        <w:bookmarkEnd w:id="71"/>
        <w:bookmarkEnd w:id="72"/>
        <w:bookmarkEnd w:id="73"/>
        <w:bookmarkEnd w:id="74"/>
      </w:del>
    </w:p>
    <w:p w14:paraId="4626415C" w14:textId="77777777" w:rsidR="000C51C9" w:rsidRPr="009F4FAD" w:rsidDel="003218A9" w:rsidRDefault="000C51C9" w:rsidP="000C51C9">
      <w:pPr>
        <w:rPr>
          <w:del w:id="75" w:author="Bart Schrap" w:date="2016-02-18T14:37:00Z"/>
          <w:rFonts w:ascii="Cambria" w:hAnsi="Cambria"/>
          <w:lang w:val="nl-NL"/>
        </w:rPr>
      </w:pPr>
      <w:bookmarkStart w:id="76" w:name="_Toc470770551"/>
      <w:bookmarkStart w:id="77" w:name="_Toc470773241"/>
      <w:bookmarkStart w:id="78" w:name="_Toc472175046"/>
      <w:bookmarkStart w:id="79" w:name="_Toc491693888"/>
      <w:bookmarkStart w:id="80" w:name="_Toc503264221"/>
      <w:bookmarkStart w:id="81" w:name="_Toc503264517"/>
      <w:bookmarkEnd w:id="76"/>
      <w:bookmarkEnd w:id="77"/>
      <w:bookmarkEnd w:id="78"/>
      <w:bookmarkEnd w:id="79"/>
      <w:bookmarkEnd w:id="80"/>
      <w:bookmarkEnd w:id="81"/>
    </w:p>
    <w:p w14:paraId="44A6486E" w14:textId="77777777" w:rsidR="000C51C9" w:rsidRPr="009F4FAD" w:rsidDel="003218A9" w:rsidRDefault="000C51C9" w:rsidP="000C51C9">
      <w:pPr>
        <w:rPr>
          <w:del w:id="82" w:author="Bart Schrap" w:date="2016-02-18T14:37:00Z"/>
          <w:rFonts w:ascii="Cambria" w:hAnsi="Cambria"/>
          <w:lang w:val="nl-NL"/>
        </w:rPr>
      </w:pPr>
      <w:bookmarkStart w:id="83" w:name="_Toc470770552"/>
      <w:bookmarkStart w:id="84" w:name="_Toc470773242"/>
      <w:bookmarkStart w:id="85" w:name="_Toc472175047"/>
      <w:bookmarkStart w:id="86" w:name="_Toc491693889"/>
      <w:bookmarkStart w:id="87" w:name="_Toc503264222"/>
      <w:bookmarkStart w:id="88" w:name="_Toc503264518"/>
      <w:bookmarkEnd w:id="83"/>
      <w:bookmarkEnd w:id="84"/>
      <w:bookmarkEnd w:id="85"/>
      <w:bookmarkEnd w:id="86"/>
      <w:bookmarkEnd w:id="87"/>
      <w:bookmarkEnd w:id="88"/>
    </w:p>
    <w:p w14:paraId="3A356DEA" w14:textId="77777777" w:rsidR="000C51C9" w:rsidRPr="009F4FAD" w:rsidDel="003218A9" w:rsidRDefault="000C51C9" w:rsidP="000C51C9">
      <w:pPr>
        <w:rPr>
          <w:del w:id="89" w:author="Bart Schrap" w:date="2016-02-18T14:37:00Z"/>
          <w:rFonts w:ascii="Cambria" w:hAnsi="Cambria"/>
          <w:lang w:val="nl-NL"/>
        </w:rPr>
      </w:pPr>
      <w:bookmarkStart w:id="90" w:name="_Toc470770553"/>
      <w:bookmarkStart w:id="91" w:name="_Toc470773243"/>
      <w:bookmarkStart w:id="92" w:name="_Toc472175048"/>
      <w:bookmarkStart w:id="93" w:name="_Toc491693890"/>
      <w:bookmarkStart w:id="94" w:name="_Toc503264223"/>
      <w:bookmarkStart w:id="95" w:name="_Toc503264519"/>
      <w:bookmarkEnd w:id="90"/>
      <w:bookmarkEnd w:id="91"/>
      <w:bookmarkEnd w:id="92"/>
      <w:bookmarkEnd w:id="93"/>
      <w:bookmarkEnd w:id="94"/>
      <w:bookmarkEnd w:id="95"/>
    </w:p>
    <w:p w14:paraId="2EC68E90" w14:textId="77777777" w:rsidR="000C51C9" w:rsidRPr="009F4FAD" w:rsidDel="003218A9" w:rsidRDefault="000C51C9" w:rsidP="000C51C9">
      <w:pPr>
        <w:rPr>
          <w:del w:id="96" w:author="Bart Schrap" w:date="2016-02-18T14:37:00Z"/>
          <w:rFonts w:ascii="Cambria" w:hAnsi="Cambria"/>
          <w:lang w:val="nl-NL"/>
        </w:rPr>
      </w:pPr>
      <w:bookmarkStart w:id="97" w:name="_Toc470770554"/>
      <w:bookmarkStart w:id="98" w:name="_Toc470773244"/>
      <w:bookmarkStart w:id="99" w:name="_Toc472175049"/>
      <w:bookmarkStart w:id="100" w:name="_Toc491693891"/>
      <w:bookmarkStart w:id="101" w:name="_Toc503264224"/>
      <w:bookmarkStart w:id="102" w:name="_Toc503264520"/>
      <w:bookmarkEnd w:id="97"/>
      <w:bookmarkEnd w:id="98"/>
      <w:bookmarkEnd w:id="99"/>
      <w:bookmarkEnd w:id="100"/>
      <w:bookmarkEnd w:id="101"/>
      <w:bookmarkEnd w:id="102"/>
    </w:p>
    <w:p w14:paraId="1257FB03" w14:textId="77777777" w:rsidR="000C51C9" w:rsidRPr="009F4FAD" w:rsidDel="003218A9" w:rsidRDefault="000C51C9" w:rsidP="000C51C9">
      <w:pPr>
        <w:rPr>
          <w:del w:id="103" w:author="Bart Schrap" w:date="2016-02-18T14:37:00Z"/>
          <w:rFonts w:ascii="Cambria" w:hAnsi="Cambria"/>
          <w:sz w:val="22"/>
          <w:lang w:val="nl-NL"/>
        </w:rPr>
      </w:pPr>
      <w:del w:id="104" w:author="Bart Schrap" w:date="2016-02-18T14:37:00Z">
        <w:r w:rsidRPr="009F4FAD" w:rsidDel="003218A9">
          <w:rPr>
            <w:rFonts w:ascii="Cambria" w:hAnsi="Cambria"/>
            <w:sz w:val="22"/>
            <w:lang w:val="nl-NL"/>
          </w:rPr>
          <w:delText xml:space="preserve"> Cursussen</w:delText>
        </w:r>
        <w:bookmarkStart w:id="105" w:name="_Toc470770555"/>
        <w:bookmarkStart w:id="106" w:name="_Toc470773245"/>
        <w:bookmarkStart w:id="107" w:name="_Toc472175050"/>
        <w:bookmarkStart w:id="108" w:name="_Toc491693892"/>
        <w:bookmarkStart w:id="109" w:name="_Toc503264225"/>
        <w:bookmarkStart w:id="110" w:name="_Toc503264521"/>
        <w:bookmarkEnd w:id="105"/>
        <w:bookmarkEnd w:id="106"/>
        <w:bookmarkEnd w:id="107"/>
        <w:bookmarkEnd w:id="108"/>
        <w:bookmarkEnd w:id="109"/>
        <w:bookmarkEnd w:id="110"/>
      </w:del>
    </w:p>
    <w:p w14:paraId="54456D9E" w14:textId="77777777" w:rsidR="000C51C9" w:rsidRPr="009F4FAD" w:rsidDel="003218A9" w:rsidRDefault="000C51C9" w:rsidP="000C51C9">
      <w:pPr>
        <w:tabs>
          <w:tab w:val="left" w:pos="2835"/>
        </w:tabs>
        <w:rPr>
          <w:del w:id="111" w:author="Bart Schrap" w:date="2016-02-18T14:37:00Z"/>
          <w:rFonts w:ascii="Cambria" w:hAnsi="Cambria"/>
          <w:sz w:val="22"/>
          <w:lang w:val="nl-NL"/>
        </w:rPr>
      </w:pPr>
      <w:del w:id="112" w:author="Bart Schrap" w:date="2016-02-18T14:37:00Z">
        <w:r w:rsidRPr="009F4FAD" w:rsidDel="003218A9">
          <w:rPr>
            <w:rFonts w:ascii="Cambria" w:hAnsi="Cambria"/>
            <w:sz w:val="22"/>
            <w:lang w:val="nl-NL"/>
          </w:rPr>
          <w:tab/>
          <w:delText>Content</w:delText>
        </w:r>
        <w:bookmarkStart w:id="113" w:name="_Toc470770556"/>
        <w:bookmarkStart w:id="114" w:name="_Toc470773246"/>
        <w:bookmarkStart w:id="115" w:name="_Toc472175051"/>
        <w:bookmarkStart w:id="116" w:name="_Toc491693893"/>
        <w:bookmarkStart w:id="117" w:name="_Toc503264226"/>
        <w:bookmarkStart w:id="118" w:name="_Toc503264522"/>
        <w:bookmarkEnd w:id="113"/>
        <w:bookmarkEnd w:id="114"/>
        <w:bookmarkEnd w:id="115"/>
        <w:bookmarkEnd w:id="116"/>
        <w:bookmarkEnd w:id="117"/>
        <w:bookmarkEnd w:id="118"/>
      </w:del>
    </w:p>
    <w:p w14:paraId="068B23D6" w14:textId="77777777" w:rsidR="000C51C9" w:rsidRPr="009F4FAD" w:rsidDel="003218A9" w:rsidRDefault="000C51C9" w:rsidP="000C51C9">
      <w:pPr>
        <w:rPr>
          <w:del w:id="119" w:author="Bart Schrap" w:date="2016-02-18T14:37:00Z"/>
          <w:rFonts w:ascii="Cambria" w:hAnsi="Cambria"/>
          <w:sz w:val="22"/>
          <w:lang w:val="nl-NL"/>
        </w:rPr>
      </w:pPr>
      <w:del w:id="120" w:author="Bart Schrap" w:date="2016-02-18T14:37:00Z">
        <w:r w:rsidRPr="009F4FAD" w:rsidDel="003218A9">
          <w:rPr>
            <w:rFonts w:ascii="Cambria" w:hAnsi="Cambria"/>
            <w:sz w:val="22"/>
            <w:lang w:val="nl-NL"/>
          </w:rPr>
          <w:delText xml:space="preserve"> Medewerkers</w:delText>
        </w:r>
        <w:bookmarkStart w:id="121" w:name="_Toc470770557"/>
        <w:bookmarkStart w:id="122" w:name="_Toc470773247"/>
        <w:bookmarkStart w:id="123" w:name="_Toc472175052"/>
        <w:bookmarkStart w:id="124" w:name="_Toc491693894"/>
        <w:bookmarkStart w:id="125" w:name="_Toc503264227"/>
        <w:bookmarkStart w:id="126" w:name="_Toc503264523"/>
        <w:bookmarkEnd w:id="121"/>
        <w:bookmarkEnd w:id="122"/>
        <w:bookmarkEnd w:id="123"/>
        <w:bookmarkEnd w:id="124"/>
        <w:bookmarkEnd w:id="125"/>
        <w:bookmarkEnd w:id="126"/>
      </w:del>
    </w:p>
    <w:p w14:paraId="48A12B26" w14:textId="77777777" w:rsidR="000C51C9" w:rsidRPr="009F4FAD" w:rsidRDefault="000C51C9" w:rsidP="002D16BB">
      <w:pPr>
        <w:pStyle w:val="Plattetekst"/>
        <w:rPr>
          <w:i/>
          <w:color w:val="FF0000"/>
          <w:lang w:val="nl-NL"/>
        </w:rPr>
      </w:pPr>
    </w:p>
    <w:p w14:paraId="3698DF28" w14:textId="6D4BA303" w:rsidR="002D16BB" w:rsidRPr="000D509E" w:rsidRDefault="000B011D" w:rsidP="002D16BB">
      <w:pPr>
        <w:pStyle w:val="Kop1"/>
      </w:pPr>
      <w:bookmarkStart w:id="127" w:name="_Toc25756663"/>
      <w:r>
        <w:rPr>
          <w:noProof/>
        </w:rPr>
        <mc:AlternateContent>
          <mc:Choice Requires="wps">
            <w:drawing>
              <wp:anchor distT="0" distB="0" distL="114300" distR="114300" simplePos="0" relativeHeight="251662336" behindDoc="0" locked="0" layoutInCell="1" allowOverlap="1" wp14:anchorId="66E926A4" wp14:editId="08DBEFBE">
                <wp:simplePos x="0" y="0"/>
                <wp:positionH relativeFrom="column">
                  <wp:posOffset>2221523</wp:posOffset>
                </wp:positionH>
                <wp:positionV relativeFrom="paragraph">
                  <wp:posOffset>310710</wp:posOffset>
                </wp:positionV>
                <wp:extent cx="0" cy="257908"/>
                <wp:effectExtent l="0" t="0" r="38100" b="27940"/>
                <wp:wrapNone/>
                <wp:docPr id="17" name="Rechte verbindingslijn 17"/>
                <wp:cNvGraphicFramePr/>
                <a:graphic xmlns:a="http://schemas.openxmlformats.org/drawingml/2006/main">
                  <a:graphicData uri="http://schemas.microsoft.com/office/word/2010/wordprocessingShape">
                    <wps:wsp>
                      <wps:cNvCnPr/>
                      <wps:spPr>
                        <a:xfrm flipV="1">
                          <a:off x="0" y="0"/>
                          <a:ext cx="0" cy="257908"/>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715B239" id="Rechte verbindingslijn 17" o:spid="_x0000_s1026" style="position:absolute;flip:y;z-index:251662336;visibility:visible;mso-wrap-style:square;mso-wrap-distance-left:9pt;mso-wrap-distance-top:0;mso-wrap-distance-right:9pt;mso-wrap-distance-bottom:0;mso-position-horizontal:absolute;mso-position-horizontal-relative:text;mso-position-vertical:absolute;mso-position-vertical-relative:text" from="174.9pt,24.45pt" to="174.9pt,4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" strokecolor="black [3040]"/>
            </w:pict>
          </mc:Fallback>
        </mc:AlternateContent>
      </w:r>
      <w:proofErr w:type="spellStart"/>
      <w:r w:rsidR="002D16BB">
        <w:t>Grafisch</w:t>
      </w:r>
      <w:proofErr w:type="spellEnd"/>
      <w:r w:rsidR="002D16BB">
        <w:t xml:space="preserve"> </w:t>
      </w:r>
      <w:proofErr w:type="spellStart"/>
      <w:r w:rsidR="002D16BB">
        <w:t>O</w:t>
      </w:r>
      <w:r w:rsidR="002D16BB" w:rsidRPr="000D509E">
        <w:t>ntwerp</w:t>
      </w:r>
      <w:bookmarkEnd w:id="127"/>
      <w:proofErr w:type="spellEnd"/>
    </w:p>
    <w:p w14:paraId="7F49A187" w14:textId="6E9754AB" w:rsidR="0058151B" w:rsidRDefault="0058151B" w:rsidP="0058151B">
      <w:pPr>
        <w:pStyle w:val="Plattetekst"/>
      </w:pPr>
    </w:p>
    <w:p w14:paraId="15359D70" w14:textId="5C3CD2FC" w:rsidR="00602F78" w:rsidRDefault="005D05DD" w:rsidP="0058151B">
      <w:pPr>
        <w:pStyle w:val="Plattetekst"/>
      </w:pPr>
      <w:r>
        <w:rPr>
          <w:noProof/>
        </w:rPr>
        <mc:AlternateContent>
          <mc:Choice Requires="wps">
            <w:drawing>
              <wp:anchor distT="45720" distB="45720" distL="114300" distR="114300" simplePos="0" relativeHeight="251658243" behindDoc="1" locked="0" layoutInCell="1" allowOverlap="1" wp14:anchorId="2F260781" wp14:editId="6E5287A6">
                <wp:simplePos x="0" y="0"/>
                <wp:positionH relativeFrom="column">
                  <wp:posOffset>5040086</wp:posOffset>
                </wp:positionH>
                <wp:positionV relativeFrom="paragraph">
                  <wp:posOffset>9162</wp:posOffset>
                </wp:positionV>
                <wp:extent cx="1066800" cy="478972"/>
                <wp:effectExtent l="0" t="0" r="19050" b="16510"/>
                <wp:wrapNone/>
                <wp:docPr id="21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6800" cy="478972"/>
                        </a:xfrm>
                        <a:prstGeom prst="rect">
                          <a:avLst/>
                        </a:prstGeom>
                        <a:solidFill>
                          <a:srgbClr val="FFFFFF"/>
                        </a:solidFill>
                        <a:ln w="9525">
                          <a:solidFill>
                            <a:srgbClr val="000000"/>
                          </a:solidFill>
                          <a:miter lim="800000"/>
                          <a:headEnd/>
                          <a:tailEnd/>
                        </a:ln>
                      </wps:spPr>
                      <wps:txbx>
                        <w:txbxContent>
                          <w:p w14:paraId="70264F79" w14:textId="77777777" w:rsidR="00622197" w:rsidRPr="00622197" w:rsidRDefault="00622197">
                            <w:pPr>
                              <w:rPr>
                                <w:lang w:val="nl-NL"/>
                              </w:rPr>
                            </w:pPr>
                            <w:r>
                              <w:rPr>
                                <w:lang w:val="nl-NL"/>
                              </w:rPr>
                              <w:t>Burg</w:t>
                            </w:r>
                            <w:r w:rsidR="005D05DD">
                              <w:rPr>
                                <w:lang w:val="nl-NL"/>
                              </w:rPr>
                              <w:t xml:space="preserve">er </w:t>
                            </w:r>
                            <w:proofErr w:type="spellStart"/>
                            <w:r w:rsidR="005D05DD">
                              <w:rPr>
                                <w:lang w:val="nl-NL"/>
                              </w:rPr>
                              <w:t>sub</w:t>
                            </w:r>
                            <w:r>
                              <w:rPr>
                                <w:lang w:val="nl-NL"/>
                              </w:rPr>
                              <w:t>-menu</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260781" id="_x0000_s1039" type="#_x0000_t202" style="position:absolute;margin-left:396.85pt;margin-top:.7pt;width:84pt;height:37.7pt;z-index:-251658237;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">
                <v:textbox>
                  <w:txbxContent>
                    <w:p w14:paraId="70264F79" w14:textId="77777777" w:rsidR="00622197" w:rsidRPr="00622197" w:rsidRDefault="00622197">
                      <w:pPr>
                        <w:rPr>
                          <w:lang w:val="nl-NL"/>
                        </w:rPr>
                      </w:pPr>
                      <w:r>
                        <w:rPr>
                          <w:lang w:val="nl-NL"/>
                        </w:rPr>
                        <w:t>Burg</w:t>
                      </w:r>
                      <w:r w:rsidR="005D05DD">
                        <w:rPr>
                          <w:lang w:val="nl-NL"/>
                        </w:rPr>
                        <w:t xml:space="preserve">er </w:t>
                      </w:r>
                      <w:proofErr w:type="spellStart"/>
                      <w:r w:rsidR="005D05DD">
                        <w:rPr>
                          <w:lang w:val="nl-NL"/>
                        </w:rPr>
                        <w:t>sub</w:t>
                      </w:r>
                      <w:r>
                        <w:rPr>
                          <w:lang w:val="nl-NL"/>
                        </w:rPr>
                        <w:t>-menu</w:t>
                      </w:r>
                      <w:proofErr w:type="spellEnd"/>
                    </w:p>
                  </w:txbxContent>
                </v:textbox>
              </v:shape>
            </w:pict>
          </mc:Fallback>
        </mc:AlternateContent>
      </w:r>
      <w:r w:rsidR="00326F0E">
        <w:rPr>
          <w:noProof/>
          <w:color w:val="0432FF"/>
        </w:rPr>
        <mc:AlternateContent>
          <mc:Choice Requires="wps">
            <w:drawing>
              <wp:anchor distT="0" distB="0" distL="114300" distR="114300" simplePos="0" relativeHeight="251658240" behindDoc="0" locked="0" layoutInCell="1" allowOverlap="1" wp14:anchorId="15BF579F" wp14:editId="34F31EFB">
                <wp:simplePos x="0" y="0"/>
                <wp:positionH relativeFrom="column">
                  <wp:posOffset>-204812</wp:posOffset>
                </wp:positionH>
                <wp:positionV relativeFrom="paragraph">
                  <wp:posOffset>187178</wp:posOffset>
                </wp:positionV>
                <wp:extent cx="281354" cy="0"/>
                <wp:effectExtent l="0" t="0" r="0" b="0"/>
                <wp:wrapNone/>
                <wp:docPr id="14" name="Rechte verbindingslijn 14"/>
                <wp:cNvGraphicFramePr/>
                <a:graphic xmlns:a="http://schemas.openxmlformats.org/drawingml/2006/main">
                  <a:graphicData uri="http://schemas.microsoft.com/office/word/2010/wordprocessingShape">
                    <wps:wsp>
                      <wps:cNvCnPr/>
                      <wps:spPr>
                        <a:xfrm flipH="1">
                          <a:off x="0" y="0"/>
                          <a:ext cx="281354"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17E6EE9" id="Rechte verbindingslijn 14" o:spid="_x0000_s1026" style="position:absolute;flip:x;z-index:251658240;visibility:visible;mso-wrap-style:square;mso-wrap-distance-left:9pt;mso-wrap-distance-top:0;mso-wrap-distance-right:9pt;mso-wrap-distance-bottom:0;mso-position-horizontal:absolute;mso-position-horizontal-relative:text;mso-position-vertical:absolute;mso-position-vertical-relative:text" from="-16.15pt,14.75pt" to="6pt,1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" strokecolor="black [3040]"/>
            </w:pict>
          </mc:Fallback>
        </mc:AlternateContent>
      </w:r>
      <w:r w:rsidR="00326F0E">
        <w:rPr>
          <w:noProof/>
        </w:rPr>
        <mc:AlternateContent>
          <mc:Choice Requires="wps">
            <w:drawing>
              <wp:anchor distT="0" distB="0" distL="114300" distR="114300" simplePos="0" relativeHeight="251650048" behindDoc="0" locked="0" layoutInCell="1" allowOverlap="1" wp14:anchorId="18296594" wp14:editId="7C171FE4">
                <wp:simplePos x="0" y="0"/>
                <wp:positionH relativeFrom="column">
                  <wp:posOffset>4221480</wp:posOffset>
                </wp:positionH>
                <wp:positionV relativeFrom="paragraph">
                  <wp:posOffset>3810</wp:posOffset>
                </wp:positionV>
                <wp:extent cx="830580" cy="0"/>
                <wp:effectExtent l="0" t="0" r="0" b="0"/>
                <wp:wrapNone/>
                <wp:docPr id="4" name="Rechte verbindingslijn 4"/>
                <wp:cNvGraphicFramePr/>
                <a:graphic xmlns:a="http://schemas.openxmlformats.org/drawingml/2006/main">
                  <a:graphicData uri="http://schemas.microsoft.com/office/word/2010/wordprocessingShape">
                    <wps:wsp>
                      <wps:cNvCnPr/>
                      <wps:spPr>
                        <a:xfrm>
                          <a:off x="0" y="0"/>
                          <a:ext cx="83058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B979710" id="Rechte verbindingslijn 4" o:spid="_x0000_s1026" style="position:absolute;z-index:251650048;visibility:visible;mso-wrap-style:square;mso-wrap-distance-left:9pt;mso-wrap-distance-top:0;mso-wrap-distance-right:9pt;mso-wrap-distance-bottom:0;mso-position-horizontal:absolute;mso-position-horizontal-relative:text;mso-position-vertical:absolute;mso-position-vertical-relative:text" from="332.4pt,.3pt" to="397.8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" strokecolor="black [3040]"/>
            </w:pict>
          </mc:Fallback>
        </mc:AlternateContent>
      </w:r>
      <w:r w:rsidR="003C0984">
        <w:rPr>
          <w:noProof/>
        </w:rPr>
        <mc:AlternateContent>
          <mc:Choice Requires="wps">
            <w:drawing>
              <wp:anchor distT="45720" distB="45720" distL="114300" distR="114300" simplePos="0" relativeHeight="251660288" behindDoc="0" locked="0" layoutInCell="1" allowOverlap="1" wp14:anchorId="065C62D9" wp14:editId="474FFABE">
                <wp:simplePos x="0" y="0"/>
                <wp:positionH relativeFrom="page">
                  <wp:posOffset>58420</wp:posOffset>
                </wp:positionH>
                <wp:positionV relativeFrom="paragraph">
                  <wp:posOffset>186690</wp:posOffset>
                </wp:positionV>
                <wp:extent cx="708660" cy="468630"/>
                <wp:effectExtent l="0" t="0" r="15240" b="26670"/>
                <wp:wrapSquare wrapText="bothSides"/>
                <wp:docPr id="16"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8660" cy="468630"/>
                        </a:xfrm>
                        <a:prstGeom prst="rect">
                          <a:avLst/>
                        </a:prstGeom>
                        <a:solidFill>
                          <a:srgbClr val="FFFFFF"/>
                        </a:solidFill>
                        <a:ln w="9525">
                          <a:solidFill>
                            <a:srgbClr val="000000"/>
                          </a:solidFill>
                          <a:miter lim="800000"/>
                          <a:headEnd/>
                          <a:tailEnd/>
                        </a:ln>
                      </wps:spPr>
                      <wps:txbx>
                        <w:txbxContent>
                          <w:p w14:paraId="74E6EA29" w14:textId="41667EF7" w:rsidR="003C0984" w:rsidRPr="003C0984" w:rsidRDefault="003C0984">
                            <w:pPr>
                              <w:rPr>
                                <w:lang w:val="nl-NL"/>
                              </w:rPr>
                            </w:pPr>
                            <w:r>
                              <w:rPr>
                                <w:lang w:val="nl-NL"/>
                              </w:rPr>
                              <w:t>Simpel Menu</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5C62D9" id="_x0000_s1040" type="#_x0000_t202" style="position:absolute;margin-left:4.6pt;margin-top:14.7pt;width:55.8pt;height:36.9pt;z-index:25166028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">
                <v:textbox>
                  <w:txbxContent>
                    <w:p w14:paraId="74E6EA29" w14:textId="41667EF7" w:rsidR="003C0984" w:rsidRPr="003C0984" w:rsidRDefault="003C0984">
                      <w:pPr>
                        <w:rPr>
                          <w:lang w:val="nl-NL"/>
                        </w:rPr>
                      </w:pPr>
                      <w:r>
                        <w:rPr>
                          <w:lang w:val="nl-NL"/>
                        </w:rPr>
                        <w:t>Simpel Menu</w:t>
                      </w:r>
                    </w:p>
                  </w:txbxContent>
                </v:textbox>
                <w10:wrap type="square" anchorx="page"/>
              </v:shape>
            </w:pict>
          </mc:Fallback>
        </mc:AlternateContent>
      </w:r>
      <w:r w:rsidR="003C0984">
        <w:rPr>
          <w:noProof/>
          <w:color w:val="0432FF"/>
        </w:rPr>
        <w:drawing>
          <wp:anchor distT="0" distB="0" distL="114300" distR="114300" simplePos="0" relativeHeight="251648000" behindDoc="0" locked="0" layoutInCell="1" allowOverlap="1" wp14:anchorId="4CB7686F" wp14:editId="414855D6">
            <wp:simplePos x="0" y="0"/>
            <wp:positionH relativeFrom="margin">
              <wp:align>left</wp:align>
            </wp:positionH>
            <wp:positionV relativeFrom="paragraph">
              <wp:posOffset>3810</wp:posOffset>
            </wp:positionV>
            <wp:extent cx="4290060" cy="2416175"/>
            <wp:effectExtent l="0" t="0" r="0" b="3175"/>
            <wp:wrapThrough wrapText="bothSides">
              <wp:wrapPolygon edited="0">
                <wp:start x="0" y="0"/>
                <wp:lineTo x="0" y="21458"/>
                <wp:lineTo x="21485" y="21458"/>
                <wp:lineTo x="21485" y="0"/>
                <wp:lineTo x="0" y="0"/>
              </wp:wrapPolygon>
            </wp:wrapThrough>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90060" cy="24161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568DFF7" w14:textId="77777777" w:rsidR="00602F78" w:rsidRDefault="00602F78" w:rsidP="0058151B">
      <w:pPr>
        <w:pStyle w:val="Plattetekst"/>
      </w:pPr>
    </w:p>
    <w:p w14:paraId="6B534EC8" w14:textId="77777777" w:rsidR="00602F78" w:rsidRDefault="00602F78" w:rsidP="0058151B">
      <w:pPr>
        <w:pStyle w:val="Plattetekst"/>
      </w:pPr>
    </w:p>
    <w:p w14:paraId="1A92D74B" w14:textId="77777777" w:rsidR="00602F78" w:rsidRDefault="00602F78" w:rsidP="0058151B">
      <w:pPr>
        <w:pStyle w:val="Plattetekst"/>
      </w:pPr>
    </w:p>
    <w:p w14:paraId="28EBC3E5" w14:textId="77777777" w:rsidR="00602F78" w:rsidRDefault="00602F78" w:rsidP="0058151B">
      <w:pPr>
        <w:pStyle w:val="Plattetekst"/>
      </w:pPr>
    </w:p>
    <w:p w14:paraId="23621295" w14:textId="77777777" w:rsidR="00602F78" w:rsidRDefault="00602F78" w:rsidP="0058151B">
      <w:pPr>
        <w:pStyle w:val="Plattetekst"/>
      </w:pPr>
    </w:p>
    <w:p w14:paraId="16A3EE23" w14:textId="77777777" w:rsidR="00602F78" w:rsidRDefault="00602F78" w:rsidP="0058151B">
      <w:pPr>
        <w:pStyle w:val="Plattetekst"/>
      </w:pPr>
    </w:p>
    <w:p w14:paraId="719B82F9" w14:textId="77777777" w:rsidR="00602F78" w:rsidRDefault="00602F78" w:rsidP="0058151B">
      <w:pPr>
        <w:pStyle w:val="Plattetekst"/>
      </w:pPr>
    </w:p>
    <w:p w14:paraId="749B9721" w14:textId="77777777" w:rsidR="00602F78" w:rsidRDefault="00602F78" w:rsidP="0058151B">
      <w:pPr>
        <w:pStyle w:val="Plattetekst"/>
      </w:pPr>
    </w:p>
    <w:p w14:paraId="5DD86A50" w14:textId="36960C83" w:rsidR="00602F78" w:rsidRDefault="00602F78" w:rsidP="0058151B">
      <w:pPr>
        <w:pStyle w:val="Plattetekst"/>
      </w:pPr>
    </w:p>
    <w:p w14:paraId="43B34880" w14:textId="77777777" w:rsidR="00602F78" w:rsidRDefault="00602F78" w:rsidP="0058151B">
      <w:pPr>
        <w:pStyle w:val="Plattetekst"/>
      </w:pPr>
    </w:p>
    <w:p w14:paraId="5851521A" w14:textId="57401474" w:rsidR="00794D0E" w:rsidRDefault="00794D0E" w:rsidP="005901BA">
      <w:pPr>
        <w:pStyle w:val="Plattetekst"/>
        <w:rPr>
          <w:color w:val="0432FF"/>
        </w:rPr>
      </w:pPr>
    </w:p>
    <w:p w14:paraId="3E15C180" w14:textId="7CF4BC08" w:rsidR="0098149F" w:rsidRPr="004563A6" w:rsidRDefault="0098149F" w:rsidP="005901BA">
      <w:pPr>
        <w:pStyle w:val="Plattetekst"/>
        <w:rPr>
          <w:color w:val="0432FF"/>
        </w:rPr>
      </w:pPr>
    </w:p>
    <w:p w14:paraId="163408BC" w14:textId="09B99803" w:rsidR="0098149F" w:rsidRDefault="00622197" w:rsidP="0098149F">
      <w:pPr>
        <w:rPr>
          <w:rFonts w:ascii="Cambria" w:hAnsi="Cambria"/>
          <w:lang w:val="nl-NL"/>
        </w:rPr>
      </w:pPr>
      <w:r>
        <w:rPr>
          <w:noProof/>
          <w:color w:val="0432FF"/>
        </w:rPr>
        <mc:AlternateContent>
          <mc:Choice Requires="wps">
            <w:drawing>
              <wp:anchor distT="0" distB="0" distL="114300" distR="114300" simplePos="0" relativeHeight="251654144" behindDoc="0" locked="0" layoutInCell="1" allowOverlap="1" wp14:anchorId="7EBEF76E" wp14:editId="1F072851">
                <wp:simplePos x="0" y="0"/>
                <wp:positionH relativeFrom="column">
                  <wp:posOffset>4137025</wp:posOffset>
                </wp:positionH>
                <wp:positionV relativeFrom="paragraph">
                  <wp:posOffset>3175</wp:posOffset>
                </wp:positionV>
                <wp:extent cx="0" cy="269631"/>
                <wp:effectExtent l="0" t="0" r="38100" b="35560"/>
                <wp:wrapNone/>
                <wp:docPr id="11" name="Rechte verbindingslijn 11"/>
                <wp:cNvGraphicFramePr/>
                <a:graphic xmlns:a="http://schemas.openxmlformats.org/drawingml/2006/main">
                  <a:graphicData uri="http://schemas.microsoft.com/office/word/2010/wordprocessingShape">
                    <wps:wsp>
                      <wps:cNvCnPr/>
                      <wps:spPr>
                        <a:xfrm>
                          <a:off x="0" y="0"/>
                          <a:ext cx="0" cy="269631"/>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CBA935A" id="Rechte verbindingslijn 11" o:spid="_x0000_s1026" style="position:absolute;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5.75pt,.25pt" to="325.75pt,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" strokecolor="black [3040]"/>
            </w:pict>
          </mc:Fallback>
        </mc:AlternateContent>
      </w:r>
    </w:p>
    <w:p w14:paraId="4163C422" w14:textId="3009708D" w:rsidR="0098149F" w:rsidRDefault="00622197" w:rsidP="0098149F">
      <w:pPr>
        <w:rPr>
          <w:rFonts w:ascii="Cambria" w:hAnsi="Cambria"/>
          <w:lang w:val="nl-NL"/>
        </w:rPr>
      </w:pPr>
      <w:r w:rsidRPr="00622197">
        <w:rPr>
          <w:noProof/>
          <w:color w:val="0432FF"/>
        </w:rPr>
        <w:lastRenderedPageBreak/>
        <mc:AlternateContent>
          <mc:Choice Requires="wps">
            <w:drawing>
              <wp:anchor distT="45720" distB="45720" distL="114300" distR="114300" simplePos="0" relativeHeight="251656192" behindDoc="1" locked="0" layoutInCell="1" allowOverlap="1" wp14:anchorId="518F824F" wp14:editId="36D69FEF">
                <wp:simplePos x="0" y="0"/>
                <wp:positionH relativeFrom="margin">
                  <wp:align>right</wp:align>
                </wp:positionH>
                <wp:positionV relativeFrom="paragraph">
                  <wp:posOffset>58371</wp:posOffset>
                </wp:positionV>
                <wp:extent cx="1587500" cy="356235"/>
                <wp:effectExtent l="0" t="0" r="12700" b="24765"/>
                <wp:wrapNone/>
                <wp:docPr id="12"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87500" cy="356235"/>
                        </a:xfrm>
                        <a:prstGeom prst="rect">
                          <a:avLst/>
                        </a:prstGeom>
                        <a:solidFill>
                          <a:srgbClr val="FFFFFF"/>
                        </a:solidFill>
                        <a:ln w="9525">
                          <a:solidFill>
                            <a:srgbClr val="000000"/>
                          </a:solidFill>
                          <a:miter lim="800000"/>
                          <a:headEnd/>
                          <a:tailEnd/>
                        </a:ln>
                      </wps:spPr>
                      <wps:txbx>
                        <w:txbxContent>
                          <w:p w14:paraId="5EAEB7AB" w14:textId="3A1DD2D2" w:rsidR="00622197" w:rsidRPr="00622197" w:rsidRDefault="00622197">
                            <w:pPr>
                              <w:rPr>
                                <w:lang w:val="nl-NL"/>
                              </w:rPr>
                            </w:pPr>
                            <w:r>
                              <w:rPr>
                                <w:lang w:val="nl-NL"/>
                              </w:rPr>
                              <w:t>Simpele achtergrond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8F824F" id="_x0000_s1041" type="#_x0000_t202" style="position:absolute;margin-left:73.8pt;margin-top:4.6pt;width:125pt;height:28.05pt;z-index:-25166028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">
                <v:textbox>
                  <w:txbxContent>
                    <w:p w14:paraId="5EAEB7AB" w14:textId="3A1DD2D2" w:rsidR="00622197" w:rsidRPr="00622197" w:rsidRDefault="00622197">
                      <w:pPr>
                        <w:rPr>
                          <w:lang w:val="nl-NL"/>
                        </w:rPr>
                      </w:pPr>
                      <w:r>
                        <w:rPr>
                          <w:lang w:val="nl-NL"/>
                        </w:rPr>
                        <w:t>Simpele achtergrond</w:t>
                      </w:r>
                    </w:p>
                  </w:txbxContent>
                </v:textbox>
                <w10:wrap anchorx="margin"/>
              </v:shape>
            </w:pict>
          </mc:Fallback>
        </mc:AlternateContent>
      </w:r>
    </w:p>
    <w:p w14:paraId="522B5DA7" w14:textId="580D3F1A" w:rsidR="00622197" w:rsidRDefault="00622197" w:rsidP="0098149F">
      <w:pPr>
        <w:rPr>
          <w:rFonts w:ascii="Cambria" w:hAnsi="Cambria"/>
          <w:lang w:val="nl-NL"/>
        </w:rPr>
      </w:pPr>
    </w:p>
    <w:p w14:paraId="3536322C" w14:textId="636E9472" w:rsidR="00622197" w:rsidRDefault="00611FA5" w:rsidP="0098149F">
      <w:pPr>
        <w:rPr>
          <w:rFonts w:ascii="Cambria" w:hAnsi="Cambria"/>
          <w:b/>
          <w:bCs/>
          <w:lang w:val="nl-NL"/>
        </w:rPr>
      </w:pPr>
      <w:r>
        <w:rPr>
          <w:rFonts w:ascii="Cambria" w:hAnsi="Cambria"/>
          <w:b/>
          <w:bCs/>
          <w:lang w:val="nl-NL"/>
        </w:rPr>
        <w:t xml:space="preserve">Beschrijving: </w:t>
      </w:r>
      <w:proofErr w:type="spellStart"/>
      <w:r>
        <w:rPr>
          <w:rFonts w:ascii="Cambria" w:hAnsi="Cambria"/>
          <w:b/>
          <w:bCs/>
          <w:lang w:val="nl-NL"/>
        </w:rPr>
        <w:t>Mocku</w:t>
      </w:r>
      <w:r w:rsidR="00365DCE">
        <w:rPr>
          <w:rFonts w:ascii="Cambria" w:hAnsi="Cambria"/>
          <w:b/>
          <w:bCs/>
          <w:lang w:val="nl-NL"/>
        </w:rPr>
        <w:t>p</w:t>
      </w:r>
      <w:proofErr w:type="spellEnd"/>
    </w:p>
    <w:p w14:paraId="0D157646" w14:textId="564DDA46" w:rsidR="00365DCE" w:rsidRPr="00365DCE" w:rsidRDefault="00633D63" w:rsidP="0098149F">
      <w:pPr>
        <w:rPr>
          <w:rFonts w:ascii="Cambria" w:hAnsi="Cambria"/>
          <w:sz w:val="22"/>
          <w:szCs w:val="20"/>
          <w:lang w:val="nl-NL"/>
        </w:rPr>
      </w:pPr>
      <w:r>
        <w:rPr>
          <w:rFonts w:ascii="Cambria" w:hAnsi="Cambria"/>
          <w:sz w:val="22"/>
          <w:szCs w:val="20"/>
          <w:lang w:val="nl-NL"/>
        </w:rPr>
        <w:t>Voor het design van de website was er een kleuren combinatie voorgelegd van blauw &amp; groen, persoonlijk gezegd zou ik dit vreselijk vinden maar klant i</w:t>
      </w:r>
      <w:r w:rsidR="00E04EC5">
        <w:rPr>
          <w:rFonts w:ascii="Cambria" w:hAnsi="Cambria"/>
          <w:sz w:val="22"/>
          <w:szCs w:val="20"/>
          <w:lang w:val="nl-NL"/>
        </w:rPr>
        <w:t>s koning</w:t>
      </w:r>
      <w:r w:rsidR="00973A6E">
        <w:rPr>
          <w:rFonts w:ascii="Cambria" w:hAnsi="Cambria"/>
          <w:sz w:val="22"/>
          <w:szCs w:val="20"/>
          <w:lang w:val="nl-NL"/>
        </w:rPr>
        <w:t xml:space="preserve">. </w:t>
      </w:r>
    </w:p>
    <w:p w14:paraId="05B35C4D" w14:textId="77777777" w:rsidR="00F664EF" w:rsidRDefault="00F664EF" w:rsidP="0098149F">
      <w:pPr>
        <w:rPr>
          <w:rFonts w:ascii="Cambria" w:hAnsi="Cambria"/>
          <w:lang w:val="nl-NL"/>
        </w:rPr>
      </w:pPr>
    </w:p>
    <w:p w14:paraId="39D5F31B" w14:textId="77777777" w:rsidR="00F664EF" w:rsidRDefault="00F664EF" w:rsidP="0098149F">
      <w:pPr>
        <w:rPr>
          <w:rFonts w:ascii="Cambria" w:hAnsi="Cambria"/>
          <w:lang w:val="nl-NL"/>
        </w:rPr>
      </w:pPr>
    </w:p>
    <w:p w14:paraId="37C9D6D5" w14:textId="6F8E8164" w:rsidR="00622197" w:rsidRDefault="00622197" w:rsidP="0098149F">
      <w:pPr>
        <w:rPr>
          <w:rFonts w:ascii="Cambria" w:hAnsi="Cambria"/>
          <w:lang w:val="nl-NL"/>
        </w:rPr>
      </w:pPr>
    </w:p>
    <w:p w14:paraId="00FD93C6" w14:textId="4A5E9D72" w:rsidR="00622197" w:rsidRPr="00CC5714" w:rsidRDefault="00622197" w:rsidP="0098149F">
      <w:pPr>
        <w:rPr>
          <w:rFonts w:ascii="Cambria" w:hAnsi="Cambria"/>
          <w:lang w:val="nl-NL"/>
        </w:rPr>
      </w:pPr>
    </w:p>
    <w:p w14:paraId="653FD81B" w14:textId="77777777" w:rsidR="0098149F" w:rsidRPr="0070114C" w:rsidRDefault="0098149F">
      <w:pPr>
        <w:pStyle w:val="Kop1"/>
        <w:rPr>
          <w:color w:val="E36C0A" w:themeColor="accent6" w:themeShade="BF"/>
        </w:rPr>
        <w:pPrChange w:id="128" w:author="Bart Schrap" w:date="2016-02-18T14:25:00Z">
          <w:pPr>
            <w:pStyle w:val="Kop1"/>
            <w:numPr>
              <w:numId w:val="15"/>
            </w:numPr>
            <w:spacing w:line="360" w:lineRule="auto"/>
            <w:ind w:left="360" w:hanging="360"/>
          </w:pPr>
        </w:pPrChange>
      </w:pPr>
      <w:bookmarkStart w:id="129" w:name="_Toc316133150"/>
      <w:bookmarkStart w:id="130" w:name="_Toc443570615"/>
      <w:bookmarkStart w:id="131" w:name="_Toc25756664"/>
      <w:proofErr w:type="spellStart"/>
      <w:r w:rsidRPr="0070114C">
        <w:rPr>
          <w:color w:val="E36C0A" w:themeColor="accent6" w:themeShade="BF"/>
        </w:rPr>
        <w:t>Conclusie</w:t>
      </w:r>
      <w:bookmarkEnd w:id="129"/>
      <w:bookmarkEnd w:id="130"/>
      <w:bookmarkEnd w:id="131"/>
      <w:proofErr w:type="spellEnd"/>
    </w:p>
    <w:p w14:paraId="163B20D0" w14:textId="77777777" w:rsidR="0097076C" w:rsidRDefault="0097076C" w:rsidP="0098149F">
      <w:pPr>
        <w:rPr>
          <w:rFonts w:ascii="Cambria" w:hAnsi="Cambria"/>
          <w:i/>
          <w:color w:val="00B050"/>
          <w:lang w:val="nl-NL"/>
        </w:rPr>
      </w:pPr>
    </w:p>
    <w:p w14:paraId="5D526C68" w14:textId="14A48F88" w:rsidR="0098149F" w:rsidRPr="00DE7EFF" w:rsidRDefault="0098149F" w:rsidP="0098149F">
      <w:pPr>
        <w:rPr>
          <w:rFonts w:ascii="Cambria" w:hAnsi="Cambria"/>
          <w:i/>
          <w:color w:val="00B050"/>
          <w:lang w:val="nl-NL"/>
        </w:rPr>
      </w:pPr>
      <w:r w:rsidRPr="00DE7EFF">
        <w:rPr>
          <w:rFonts w:ascii="Cambria" w:hAnsi="Cambria"/>
          <w:i/>
          <w:color w:val="00B050"/>
          <w:lang w:val="nl-NL"/>
        </w:rPr>
        <w:t>Hier geef je kort het belangrijkste resultaat van dit verslag weer. Geef ook aan dat je na akkoord door de opdrachtgever op het FO verder zult gaan met het ontwikkeltraject en dat er een Technisch Ontwerp en een Testplan zullen worden geschreven.</w:t>
      </w:r>
    </w:p>
    <w:p w14:paraId="7C543561" w14:textId="77777777" w:rsidR="00ED7EB9" w:rsidRPr="00CC5714" w:rsidRDefault="00ED7EB9" w:rsidP="002E4887">
      <w:pPr>
        <w:pStyle w:val="Plattetekst"/>
        <w:rPr>
          <w:lang w:val="nl-NL"/>
        </w:rPr>
      </w:pPr>
    </w:p>
    <w:sectPr w:rsidR="00ED7EB9" w:rsidRPr="00CC5714" w:rsidSect="00AB536E">
      <w:headerReference w:type="default" r:id="rId17"/>
      <w:footerReference w:type="default" r:id="rId18"/>
      <w:headerReference w:type="first" r:id="rId19"/>
      <w:pgSz w:w="11910" w:h="16840"/>
      <w:pgMar w:top="1440" w:right="1440" w:bottom="1440" w:left="1440" w:header="709" w:footer="709"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386343C" w14:textId="77777777" w:rsidR="0037168B" w:rsidRDefault="0037168B">
      <w:r>
        <w:separator/>
      </w:r>
    </w:p>
  </w:endnote>
  <w:endnote w:type="continuationSeparator" w:id="0">
    <w:p w14:paraId="716B744B" w14:textId="77777777" w:rsidR="0037168B" w:rsidRDefault="0037168B">
      <w:r>
        <w:continuationSeparator/>
      </w:r>
    </w:p>
  </w:endnote>
  <w:endnote w:type="continuationNotice" w:id="1">
    <w:p w14:paraId="79611181" w14:textId="77777777" w:rsidR="0037168B" w:rsidRDefault="0037168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Segoe UI"/>
    <w:charset w:val="00"/>
    <w:family w:val="swiss"/>
    <w:pitch w:val="variable"/>
    <w:sig w:usb0="E1000AEF" w:usb1="5000A1FF" w:usb2="00000000" w:usb3="00000000" w:csb0="000001B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C26FE4" w14:textId="77777777" w:rsidR="00B96118" w:rsidRDefault="00B96118" w:rsidP="0063736C">
    <w:pPr>
      <w:pStyle w:val="Voettekst"/>
      <w:framePr w:wrap="around" w:vAnchor="text" w:hAnchor="page" w:x="5739" w:y="1"/>
      <w:rPr>
        <w:rStyle w:val="Paginanummer"/>
      </w:rPr>
    </w:pPr>
    <w:r>
      <w:rPr>
        <w:rStyle w:val="Paginanummer"/>
      </w:rPr>
      <w:t xml:space="preserve">- </w:t>
    </w:r>
    <w:r>
      <w:rPr>
        <w:rStyle w:val="Paginanummer"/>
      </w:rPr>
      <w:fldChar w:fldCharType="begin"/>
    </w:r>
    <w:r>
      <w:rPr>
        <w:rStyle w:val="Paginanummer"/>
      </w:rPr>
      <w:instrText xml:space="preserve">PAGE  </w:instrText>
    </w:r>
    <w:r>
      <w:rPr>
        <w:rStyle w:val="Paginanummer"/>
      </w:rPr>
      <w:fldChar w:fldCharType="separate"/>
    </w:r>
    <w:r w:rsidR="00F024AA">
      <w:rPr>
        <w:rStyle w:val="Paginanummer"/>
        <w:noProof/>
      </w:rPr>
      <w:t>2</w:t>
    </w:r>
    <w:r>
      <w:rPr>
        <w:rStyle w:val="Paginanummer"/>
      </w:rPr>
      <w:fldChar w:fldCharType="end"/>
    </w:r>
    <w:r>
      <w:rPr>
        <w:rStyle w:val="Paginanummer"/>
      </w:rPr>
      <w:t xml:space="preserve"> -</w:t>
    </w:r>
  </w:p>
  <w:p w14:paraId="024B3CEC" w14:textId="77777777" w:rsidR="00B96118" w:rsidRPr="0063736C" w:rsidRDefault="00B96118" w:rsidP="0063736C">
    <w:pPr>
      <w:pStyle w:val="Voettekst"/>
    </w:pPr>
    <w:r w:rsidRPr="007C3D7B">
      <w:rPr>
        <w:noProof/>
        <w:szCs w:val="24"/>
        <w:lang w:val="en-GB" w:eastAsia="en-GB"/>
      </w:rPr>
      <mc:AlternateContent>
        <mc:Choice Requires="wps">
          <w:drawing>
            <wp:anchor distT="4294967295" distB="4294967295" distL="114300" distR="114300" simplePos="0" relativeHeight="251658241" behindDoc="0" locked="0" layoutInCell="1" allowOverlap="1" wp14:anchorId="1B6CDAF7" wp14:editId="5D3DC776">
              <wp:simplePos x="0" y="0"/>
              <wp:positionH relativeFrom="column">
                <wp:posOffset>9053</wp:posOffset>
              </wp:positionH>
              <wp:positionV relativeFrom="paragraph">
                <wp:posOffset>-214580</wp:posOffset>
              </wp:positionV>
              <wp:extent cx="5643082" cy="585"/>
              <wp:effectExtent l="0" t="0" r="21590" b="25400"/>
              <wp:wrapNone/>
              <wp:docPr id="8" name="Straight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643082" cy="585"/>
                      </a:xfrm>
                      <a:prstGeom prst="line">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4B302DBB" id="Straight Connector 8" o:spid="_x0000_s1026" style="position:absolute;z-index:251658241;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7pt,-16.9pt" to="445.05pt,-1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" strokecolor="black [3213]" strokeweight=".25pt">
              <o:lock v:ext="edit" shapetype="f"/>
            </v:lin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3F905A6" w14:textId="77777777" w:rsidR="0037168B" w:rsidRDefault="0037168B">
      <w:r>
        <w:separator/>
      </w:r>
    </w:p>
  </w:footnote>
  <w:footnote w:type="continuationSeparator" w:id="0">
    <w:p w14:paraId="278F8E77" w14:textId="77777777" w:rsidR="0037168B" w:rsidRDefault="0037168B">
      <w:r>
        <w:continuationSeparator/>
      </w:r>
    </w:p>
  </w:footnote>
  <w:footnote w:type="continuationNotice" w:id="1">
    <w:p w14:paraId="7B6072E5" w14:textId="77777777" w:rsidR="0037168B" w:rsidRDefault="0037168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C01C01" w14:textId="44A60325" w:rsidR="00201341" w:rsidRPr="00607462" w:rsidRDefault="00201341" w:rsidP="005C0782">
    <w:pPr>
      <w:rPr>
        <w:rFonts w:ascii="Cambria" w:hAnsi="Cambria"/>
        <w:lang w:val="nl-NL"/>
      </w:rPr>
    </w:pPr>
  </w:p>
  <w:p w14:paraId="30FF259C" w14:textId="2FD37DEE" w:rsidR="00201341" w:rsidRDefault="00201341">
    <w:pPr>
      <w:pStyle w:val="Koptekst"/>
    </w:pPr>
    <w:r w:rsidRPr="007C3D7B">
      <w:rPr>
        <w:noProof/>
        <w:szCs w:val="24"/>
        <w:lang w:val="en-GB" w:eastAsia="en-GB"/>
      </w:rPr>
      <mc:AlternateContent>
        <mc:Choice Requires="wps">
          <w:drawing>
            <wp:anchor distT="4294967295" distB="4294967295" distL="114300" distR="114300" simplePos="0" relativeHeight="251658240" behindDoc="0" locked="0" layoutInCell="1" allowOverlap="1" wp14:anchorId="4752A3F1" wp14:editId="65CAAA5E">
              <wp:simplePos x="0" y="0"/>
              <wp:positionH relativeFrom="column">
                <wp:posOffset>8890</wp:posOffset>
              </wp:positionH>
              <wp:positionV relativeFrom="paragraph">
                <wp:posOffset>257338</wp:posOffset>
              </wp:positionV>
              <wp:extent cx="5719282" cy="3848"/>
              <wp:effectExtent l="0" t="0" r="46990" b="46990"/>
              <wp:wrapNone/>
              <wp:docPr id="7"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719282" cy="3848"/>
                      </a:xfrm>
                      <a:prstGeom prst="line">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384E2458" id="Straight Connector 7" o:spid="_x0000_s1026" style="position:absolute;z-index:25165824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7pt,20.25pt" to="451.05pt,2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" strokecolor="black [3213]" strokeweight=".25pt">
              <o:lock v:ext="edit" shapetype="f"/>
            </v:lin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3BFE79" w14:textId="77777777" w:rsidR="00AB536E" w:rsidRDefault="00AB536E" w:rsidP="00AB536E">
    <w:pPr>
      <w:pStyle w:val="Koptekst"/>
    </w:pPr>
  </w:p>
  <w:p w14:paraId="519E252C" w14:textId="77777777" w:rsidR="00AB536E" w:rsidRPr="00EC3421" w:rsidRDefault="00AB536E" w:rsidP="00AB536E">
    <w:pPr>
      <w:pStyle w:val="Koptekst"/>
      <w:tabs>
        <w:tab w:val="clear" w:pos="8640"/>
        <w:tab w:val="right" w:pos="9072"/>
      </w:tabs>
      <w:rPr>
        <w:color w:val="BFBFBF" w:themeColor="background1" w:themeShade="BF"/>
        <w:sz w:val="16"/>
        <w:szCs w:val="16"/>
      </w:rPr>
    </w:pPr>
    <w:r>
      <w:rPr>
        <w:color w:val="A6A6A6" w:themeColor="background1" w:themeShade="A6"/>
        <w:sz w:val="16"/>
        <w:szCs w:val="16"/>
      </w:rPr>
      <w:tab/>
    </w:r>
    <w:r>
      <w:rPr>
        <w:color w:val="A6A6A6" w:themeColor="background1" w:themeShade="A6"/>
        <w:sz w:val="16"/>
        <w:szCs w:val="16"/>
      </w:rPr>
      <w:tab/>
    </w:r>
    <w:r w:rsidRPr="00872615">
      <w:rPr>
        <w:color w:val="A6A6A6" w:themeColor="background1" w:themeShade="A6"/>
        <w:sz w:val="16"/>
        <w:szCs w:val="16"/>
      </w:rPr>
      <w:fldChar w:fldCharType="begin"/>
    </w:r>
    <w:r w:rsidRPr="00872615">
      <w:rPr>
        <w:color w:val="A6A6A6" w:themeColor="background1" w:themeShade="A6"/>
        <w:sz w:val="16"/>
        <w:szCs w:val="16"/>
      </w:rPr>
      <w:instrText xml:space="preserve"> FILENAME  \* MERGEFORMAT </w:instrText>
    </w:r>
    <w:r w:rsidRPr="00872615">
      <w:rPr>
        <w:color w:val="A6A6A6" w:themeColor="background1" w:themeShade="A6"/>
        <w:sz w:val="16"/>
        <w:szCs w:val="16"/>
      </w:rPr>
      <w:fldChar w:fldCharType="separate"/>
    </w:r>
    <w:r w:rsidR="00F024AA">
      <w:rPr>
        <w:noProof/>
        <w:color w:val="A6A6A6" w:themeColor="background1" w:themeShade="A6"/>
        <w:sz w:val="16"/>
        <w:szCs w:val="16"/>
      </w:rPr>
      <w:t>Template_AO_103_FO_v1.9.docx</w:t>
    </w:r>
    <w:r w:rsidRPr="00872615">
      <w:rPr>
        <w:color w:val="A6A6A6" w:themeColor="background1" w:themeShade="A6"/>
        <w:sz w:val="16"/>
        <w:szCs w:val="16"/>
      </w:rPr>
      <w:fldChar w:fldCharType="end"/>
    </w:r>
  </w:p>
  <w:p w14:paraId="1CC000EA" w14:textId="77777777" w:rsidR="00AB536E" w:rsidRPr="00AB536E" w:rsidRDefault="00AB536E" w:rsidP="00AB536E">
    <w:pPr>
      <w:pStyle w:val="Kopteks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552D4B"/>
    <w:multiLevelType w:val="multilevel"/>
    <w:tmpl w:val="D3AE3E8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851" w:hanging="851"/>
      </w:pPr>
      <w:rPr>
        <w:rFonts w:hint="default"/>
        <w:i w: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2B4695D"/>
    <w:multiLevelType w:val="hybridMultilevel"/>
    <w:tmpl w:val="F2C28FCA"/>
    <w:lvl w:ilvl="0" w:tplc="F1BC77C2">
      <w:start w:val="1"/>
      <w:numFmt w:val="bullet"/>
      <w:lvlText w:val="-"/>
      <w:lvlJc w:val="left"/>
      <w:pPr>
        <w:ind w:left="360" w:hanging="360"/>
      </w:pPr>
      <w:rPr>
        <w:rFonts w:ascii="Cambria" w:eastAsia="Times New Roman" w:hAnsi="Cambria" w:cs="Times New Roman" w:hint="default"/>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12C07192"/>
    <w:multiLevelType w:val="multilevel"/>
    <w:tmpl w:val="D220A6C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122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14EA0F3E"/>
    <w:multiLevelType w:val="hybridMultilevel"/>
    <w:tmpl w:val="D2AC88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D32502A"/>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54745AD"/>
    <w:multiLevelType w:val="hybridMultilevel"/>
    <w:tmpl w:val="7C265BA8"/>
    <w:lvl w:ilvl="0" w:tplc="A0A8D764">
      <w:start w:val="1"/>
      <w:numFmt w:val="bullet"/>
      <w:lvlText w:val="•"/>
      <w:lvlJc w:val="left"/>
      <w:pPr>
        <w:ind w:left="1028" w:hanging="360"/>
      </w:pPr>
      <w:rPr>
        <w:rFonts w:ascii="Symbol" w:eastAsia="Symbol" w:hAnsi="Symbol" w:hint="default"/>
        <w:w w:val="99"/>
        <w:sz w:val="24"/>
        <w:szCs w:val="24"/>
      </w:rPr>
    </w:lvl>
    <w:lvl w:ilvl="1" w:tplc="D6C4AC96">
      <w:start w:val="1"/>
      <w:numFmt w:val="bullet"/>
      <w:lvlText w:val="•"/>
      <w:lvlJc w:val="left"/>
      <w:pPr>
        <w:ind w:left="1852" w:hanging="360"/>
      </w:pPr>
      <w:rPr>
        <w:rFonts w:hint="default"/>
      </w:rPr>
    </w:lvl>
    <w:lvl w:ilvl="2" w:tplc="9C76FE10">
      <w:start w:val="1"/>
      <w:numFmt w:val="bullet"/>
      <w:lvlText w:val="•"/>
      <w:lvlJc w:val="left"/>
      <w:pPr>
        <w:ind w:left="2685" w:hanging="360"/>
      </w:pPr>
      <w:rPr>
        <w:rFonts w:hint="default"/>
      </w:rPr>
    </w:lvl>
    <w:lvl w:ilvl="3" w:tplc="38BC060E">
      <w:start w:val="1"/>
      <w:numFmt w:val="bullet"/>
      <w:lvlText w:val="•"/>
      <w:lvlJc w:val="left"/>
      <w:pPr>
        <w:ind w:left="3517" w:hanging="360"/>
      </w:pPr>
      <w:rPr>
        <w:rFonts w:hint="default"/>
      </w:rPr>
    </w:lvl>
    <w:lvl w:ilvl="4" w:tplc="8AA0C6F8">
      <w:start w:val="1"/>
      <w:numFmt w:val="bullet"/>
      <w:lvlText w:val="•"/>
      <w:lvlJc w:val="left"/>
      <w:pPr>
        <w:ind w:left="4350" w:hanging="360"/>
      </w:pPr>
      <w:rPr>
        <w:rFonts w:hint="default"/>
      </w:rPr>
    </w:lvl>
    <w:lvl w:ilvl="5" w:tplc="CCC055D2">
      <w:start w:val="1"/>
      <w:numFmt w:val="bullet"/>
      <w:lvlText w:val="•"/>
      <w:lvlJc w:val="left"/>
      <w:pPr>
        <w:ind w:left="5182" w:hanging="360"/>
      </w:pPr>
      <w:rPr>
        <w:rFonts w:hint="default"/>
      </w:rPr>
    </w:lvl>
    <w:lvl w:ilvl="6" w:tplc="BB2ADC64">
      <w:start w:val="1"/>
      <w:numFmt w:val="bullet"/>
      <w:lvlText w:val="•"/>
      <w:lvlJc w:val="left"/>
      <w:pPr>
        <w:ind w:left="6015" w:hanging="360"/>
      </w:pPr>
      <w:rPr>
        <w:rFonts w:hint="default"/>
      </w:rPr>
    </w:lvl>
    <w:lvl w:ilvl="7" w:tplc="65D64ACC">
      <w:start w:val="1"/>
      <w:numFmt w:val="bullet"/>
      <w:lvlText w:val="•"/>
      <w:lvlJc w:val="left"/>
      <w:pPr>
        <w:ind w:left="6847" w:hanging="360"/>
      </w:pPr>
      <w:rPr>
        <w:rFonts w:hint="default"/>
      </w:rPr>
    </w:lvl>
    <w:lvl w:ilvl="8" w:tplc="CA9C4120">
      <w:start w:val="1"/>
      <w:numFmt w:val="bullet"/>
      <w:lvlText w:val="•"/>
      <w:lvlJc w:val="left"/>
      <w:pPr>
        <w:ind w:left="7680" w:hanging="360"/>
      </w:pPr>
      <w:rPr>
        <w:rFonts w:hint="default"/>
      </w:rPr>
    </w:lvl>
  </w:abstractNum>
  <w:abstractNum w:abstractNumId="6" w15:restartNumberingAfterBreak="0">
    <w:nsid w:val="267355C9"/>
    <w:multiLevelType w:val="hybridMultilevel"/>
    <w:tmpl w:val="C2442400"/>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7" w15:restartNumberingAfterBreak="0">
    <w:nsid w:val="29376705"/>
    <w:multiLevelType w:val="hybridMultilevel"/>
    <w:tmpl w:val="4AD2BAA6"/>
    <w:lvl w:ilvl="0" w:tplc="B0F09B60">
      <w:numFmt w:val="bullet"/>
      <w:lvlText w:val="•"/>
      <w:lvlJc w:val="left"/>
      <w:pPr>
        <w:ind w:left="720" w:hanging="720"/>
      </w:pPr>
      <w:rPr>
        <w:rFonts w:ascii="Cambria" w:eastAsia="Calibri" w:hAnsi="Cambria"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2A5826DA"/>
    <w:multiLevelType w:val="multilevel"/>
    <w:tmpl w:val="1AF8E134"/>
    <w:lvl w:ilvl="0">
      <w:start w:val="1"/>
      <w:numFmt w:val="decimal"/>
      <w:lvlText w:val="%1."/>
      <w:lvlJc w:val="left"/>
      <w:pPr>
        <w:ind w:left="360" w:hanging="360"/>
      </w:pPr>
      <w:rPr>
        <w:rFonts w:hint="default"/>
        <w:b/>
      </w:rPr>
    </w:lvl>
    <w:lvl w:ilvl="1">
      <w:start w:val="1"/>
      <w:numFmt w:val="decimal"/>
      <w:lvlText w:val="%1.%2."/>
      <w:lvlJc w:val="left"/>
      <w:pPr>
        <w:ind w:left="0" w:firstLine="0"/>
      </w:pPr>
      <w:rPr>
        <w:rFonts w:hint="default"/>
        <w:i w: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35DD1377"/>
    <w:multiLevelType w:val="multilevel"/>
    <w:tmpl w:val="4386FB2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851" w:hanging="851"/>
      </w:pPr>
      <w:rPr>
        <w:rFonts w:hint="default"/>
        <w:i w: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3A354984"/>
    <w:multiLevelType w:val="hybridMultilevel"/>
    <w:tmpl w:val="AAC25EC6"/>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1" w15:restartNumberingAfterBreak="0">
    <w:nsid w:val="438924BE"/>
    <w:multiLevelType w:val="multilevel"/>
    <w:tmpl w:val="617C521C"/>
    <w:lvl w:ilvl="0">
      <w:start w:val="5"/>
      <w:numFmt w:val="decimal"/>
      <w:lvlText w:val="%1"/>
      <w:lvlJc w:val="left"/>
      <w:pPr>
        <w:ind w:left="101" w:hanging="380"/>
      </w:pPr>
      <w:rPr>
        <w:rFonts w:hint="default"/>
      </w:rPr>
    </w:lvl>
    <w:lvl w:ilvl="1">
      <w:start w:val="1"/>
      <w:numFmt w:val="decimal"/>
      <w:lvlText w:val="%1.%2"/>
      <w:lvlJc w:val="left"/>
      <w:pPr>
        <w:ind w:left="101" w:hanging="380"/>
      </w:pPr>
      <w:rPr>
        <w:rFonts w:ascii="Calibri" w:eastAsia="Calibri" w:hAnsi="Calibri" w:hint="default"/>
        <w:b/>
        <w:bCs/>
        <w:w w:val="99"/>
        <w:sz w:val="24"/>
        <w:szCs w:val="24"/>
      </w:rPr>
    </w:lvl>
    <w:lvl w:ilvl="2">
      <w:start w:val="1"/>
      <w:numFmt w:val="bullet"/>
      <w:lvlText w:val="•"/>
      <w:lvlJc w:val="left"/>
      <w:pPr>
        <w:ind w:left="1937" w:hanging="380"/>
      </w:pPr>
      <w:rPr>
        <w:rFonts w:hint="default"/>
      </w:rPr>
    </w:lvl>
    <w:lvl w:ilvl="3">
      <w:start w:val="1"/>
      <w:numFmt w:val="bullet"/>
      <w:lvlText w:val="•"/>
      <w:lvlJc w:val="left"/>
      <w:pPr>
        <w:ind w:left="2855" w:hanging="380"/>
      </w:pPr>
      <w:rPr>
        <w:rFonts w:hint="default"/>
      </w:rPr>
    </w:lvl>
    <w:lvl w:ilvl="4">
      <w:start w:val="1"/>
      <w:numFmt w:val="bullet"/>
      <w:lvlText w:val="•"/>
      <w:lvlJc w:val="left"/>
      <w:pPr>
        <w:ind w:left="3774" w:hanging="380"/>
      </w:pPr>
      <w:rPr>
        <w:rFonts w:hint="default"/>
      </w:rPr>
    </w:lvl>
    <w:lvl w:ilvl="5">
      <w:start w:val="1"/>
      <w:numFmt w:val="bullet"/>
      <w:lvlText w:val="•"/>
      <w:lvlJc w:val="left"/>
      <w:pPr>
        <w:ind w:left="4692" w:hanging="380"/>
      </w:pPr>
      <w:rPr>
        <w:rFonts w:hint="default"/>
      </w:rPr>
    </w:lvl>
    <w:lvl w:ilvl="6">
      <w:start w:val="1"/>
      <w:numFmt w:val="bullet"/>
      <w:lvlText w:val="•"/>
      <w:lvlJc w:val="left"/>
      <w:pPr>
        <w:ind w:left="5611" w:hanging="380"/>
      </w:pPr>
      <w:rPr>
        <w:rFonts w:hint="default"/>
      </w:rPr>
    </w:lvl>
    <w:lvl w:ilvl="7">
      <w:start w:val="1"/>
      <w:numFmt w:val="bullet"/>
      <w:lvlText w:val="•"/>
      <w:lvlJc w:val="left"/>
      <w:pPr>
        <w:ind w:left="6529" w:hanging="380"/>
      </w:pPr>
      <w:rPr>
        <w:rFonts w:hint="default"/>
      </w:rPr>
    </w:lvl>
    <w:lvl w:ilvl="8">
      <w:start w:val="1"/>
      <w:numFmt w:val="bullet"/>
      <w:lvlText w:val="•"/>
      <w:lvlJc w:val="left"/>
      <w:pPr>
        <w:ind w:left="7448" w:hanging="380"/>
      </w:pPr>
      <w:rPr>
        <w:rFonts w:hint="default"/>
      </w:rPr>
    </w:lvl>
  </w:abstractNum>
  <w:abstractNum w:abstractNumId="12" w15:restartNumberingAfterBreak="0">
    <w:nsid w:val="4768136D"/>
    <w:multiLevelType w:val="multilevel"/>
    <w:tmpl w:val="AEBABFF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851" w:hanging="851"/>
      </w:pPr>
      <w:rPr>
        <w:rFonts w:hint="default"/>
        <w:i w: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4F5240BC"/>
    <w:multiLevelType w:val="hybridMultilevel"/>
    <w:tmpl w:val="26FE5F0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510C78F1"/>
    <w:multiLevelType w:val="hybridMultilevel"/>
    <w:tmpl w:val="29062B6C"/>
    <w:lvl w:ilvl="0" w:tplc="04090001">
      <w:start w:val="1"/>
      <w:numFmt w:val="bullet"/>
      <w:lvlText w:val=""/>
      <w:lvlJc w:val="left"/>
      <w:pPr>
        <w:ind w:left="360" w:hanging="360"/>
      </w:pPr>
      <w:rPr>
        <w:rFonts w:ascii="Symbol" w:hAnsi="Symbol" w:hint="default"/>
        <w:b/>
        <w:bCs/>
        <w:w w:val="99"/>
        <w:sz w:val="28"/>
        <w:szCs w:val="28"/>
      </w:rPr>
    </w:lvl>
    <w:lvl w:ilvl="1" w:tplc="9A6A545C">
      <w:start w:val="1"/>
      <w:numFmt w:val="bullet"/>
      <w:lvlText w:val="•"/>
      <w:lvlJc w:val="left"/>
      <w:pPr>
        <w:ind w:left="927" w:hanging="360"/>
      </w:pPr>
      <w:rPr>
        <w:rFonts w:ascii="Symbol" w:eastAsia="Symbol" w:hAnsi="Symbol" w:hint="default"/>
        <w:w w:val="99"/>
        <w:sz w:val="24"/>
        <w:szCs w:val="24"/>
      </w:rPr>
    </w:lvl>
    <w:lvl w:ilvl="2" w:tplc="C9E63996">
      <w:start w:val="1"/>
      <w:numFmt w:val="bullet"/>
      <w:lvlText w:val="•"/>
      <w:lvlJc w:val="left"/>
      <w:pPr>
        <w:ind w:left="919" w:hanging="360"/>
      </w:pPr>
      <w:rPr>
        <w:rFonts w:hint="default"/>
      </w:rPr>
    </w:lvl>
    <w:lvl w:ilvl="3" w:tplc="B70A7CB8">
      <w:start w:val="1"/>
      <w:numFmt w:val="bullet"/>
      <w:lvlText w:val="•"/>
      <w:lvlJc w:val="left"/>
      <w:pPr>
        <w:ind w:left="1952" w:hanging="360"/>
      </w:pPr>
      <w:rPr>
        <w:rFonts w:hint="default"/>
      </w:rPr>
    </w:lvl>
    <w:lvl w:ilvl="4" w:tplc="4086C72E">
      <w:start w:val="1"/>
      <w:numFmt w:val="bullet"/>
      <w:lvlText w:val="•"/>
      <w:lvlJc w:val="left"/>
      <w:pPr>
        <w:ind w:left="2985" w:hanging="360"/>
      </w:pPr>
      <w:rPr>
        <w:rFonts w:hint="default"/>
      </w:rPr>
    </w:lvl>
    <w:lvl w:ilvl="5" w:tplc="B6405F14">
      <w:start w:val="1"/>
      <w:numFmt w:val="bullet"/>
      <w:lvlText w:val="•"/>
      <w:lvlJc w:val="left"/>
      <w:pPr>
        <w:ind w:left="4018" w:hanging="360"/>
      </w:pPr>
      <w:rPr>
        <w:rFonts w:hint="default"/>
      </w:rPr>
    </w:lvl>
    <w:lvl w:ilvl="6" w:tplc="EB20CE38">
      <w:start w:val="1"/>
      <w:numFmt w:val="bullet"/>
      <w:lvlText w:val="•"/>
      <w:lvlJc w:val="left"/>
      <w:pPr>
        <w:ind w:left="5051" w:hanging="360"/>
      </w:pPr>
      <w:rPr>
        <w:rFonts w:hint="default"/>
      </w:rPr>
    </w:lvl>
    <w:lvl w:ilvl="7" w:tplc="EBCE04CE">
      <w:start w:val="1"/>
      <w:numFmt w:val="bullet"/>
      <w:lvlText w:val="•"/>
      <w:lvlJc w:val="left"/>
      <w:pPr>
        <w:ind w:left="6084" w:hanging="360"/>
      </w:pPr>
      <w:rPr>
        <w:rFonts w:hint="default"/>
      </w:rPr>
    </w:lvl>
    <w:lvl w:ilvl="8" w:tplc="CD0CF44A">
      <w:start w:val="1"/>
      <w:numFmt w:val="bullet"/>
      <w:lvlText w:val="•"/>
      <w:lvlJc w:val="left"/>
      <w:pPr>
        <w:ind w:left="7118" w:hanging="360"/>
      </w:pPr>
      <w:rPr>
        <w:rFonts w:hint="default"/>
      </w:rPr>
    </w:lvl>
  </w:abstractNum>
  <w:abstractNum w:abstractNumId="15" w15:restartNumberingAfterBreak="0">
    <w:nsid w:val="51766FBB"/>
    <w:multiLevelType w:val="multilevel"/>
    <w:tmpl w:val="8C68F0C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851" w:hanging="851"/>
      </w:pPr>
      <w:rPr>
        <w:rFonts w:hint="default"/>
        <w:i w: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53DB4281"/>
    <w:multiLevelType w:val="multilevel"/>
    <w:tmpl w:val="7BEA33F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851" w:hanging="851"/>
      </w:pPr>
      <w:rPr>
        <w:rFonts w:hint="default"/>
        <w:i w: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54C72DB1"/>
    <w:multiLevelType w:val="hybridMultilevel"/>
    <w:tmpl w:val="5B1A4D4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556413C2"/>
    <w:multiLevelType w:val="hybridMultilevel"/>
    <w:tmpl w:val="0ACC8E44"/>
    <w:lvl w:ilvl="0" w:tplc="4CFE2C72">
      <w:start w:val="1"/>
      <w:numFmt w:val="decimal"/>
      <w:lvlText w:val="%1."/>
      <w:lvlJc w:val="left"/>
      <w:pPr>
        <w:ind w:left="382" w:hanging="281"/>
      </w:pPr>
      <w:rPr>
        <w:rFonts w:ascii="Calibri" w:eastAsia="Calibri" w:hAnsi="Calibri" w:hint="default"/>
        <w:b/>
        <w:bCs/>
        <w:w w:val="99"/>
        <w:sz w:val="28"/>
        <w:szCs w:val="28"/>
      </w:rPr>
    </w:lvl>
    <w:lvl w:ilvl="1" w:tplc="9A6A545C">
      <w:start w:val="1"/>
      <w:numFmt w:val="bullet"/>
      <w:lvlText w:val="•"/>
      <w:lvlJc w:val="left"/>
      <w:pPr>
        <w:ind w:left="1028" w:hanging="360"/>
      </w:pPr>
      <w:rPr>
        <w:rFonts w:ascii="Symbol" w:eastAsia="Symbol" w:hAnsi="Symbol" w:hint="default"/>
        <w:w w:val="99"/>
        <w:sz w:val="24"/>
        <w:szCs w:val="24"/>
      </w:rPr>
    </w:lvl>
    <w:lvl w:ilvl="2" w:tplc="C9E63996">
      <w:start w:val="1"/>
      <w:numFmt w:val="bullet"/>
      <w:lvlText w:val="•"/>
      <w:lvlJc w:val="left"/>
      <w:pPr>
        <w:ind w:left="1020" w:hanging="360"/>
      </w:pPr>
      <w:rPr>
        <w:rFonts w:hint="default"/>
      </w:rPr>
    </w:lvl>
    <w:lvl w:ilvl="3" w:tplc="B70A7CB8">
      <w:start w:val="1"/>
      <w:numFmt w:val="bullet"/>
      <w:lvlText w:val="•"/>
      <w:lvlJc w:val="left"/>
      <w:pPr>
        <w:ind w:left="2053" w:hanging="360"/>
      </w:pPr>
      <w:rPr>
        <w:rFonts w:hint="default"/>
      </w:rPr>
    </w:lvl>
    <w:lvl w:ilvl="4" w:tplc="4086C72E">
      <w:start w:val="1"/>
      <w:numFmt w:val="bullet"/>
      <w:lvlText w:val="•"/>
      <w:lvlJc w:val="left"/>
      <w:pPr>
        <w:ind w:left="3086" w:hanging="360"/>
      </w:pPr>
      <w:rPr>
        <w:rFonts w:hint="default"/>
      </w:rPr>
    </w:lvl>
    <w:lvl w:ilvl="5" w:tplc="B6405F14">
      <w:start w:val="1"/>
      <w:numFmt w:val="bullet"/>
      <w:lvlText w:val="•"/>
      <w:lvlJc w:val="left"/>
      <w:pPr>
        <w:ind w:left="4119" w:hanging="360"/>
      </w:pPr>
      <w:rPr>
        <w:rFonts w:hint="default"/>
      </w:rPr>
    </w:lvl>
    <w:lvl w:ilvl="6" w:tplc="EB20CE38">
      <w:start w:val="1"/>
      <w:numFmt w:val="bullet"/>
      <w:lvlText w:val="•"/>
      <w:lvlJc w:val="left"/>
      <w:pPr>
        <w:ind w:left="5152" w:hanging="360"/>
      </w:pPr>
      <w:rPr>
        <w:rFonts w:hint="default"/>
      </w:rPr>
    </w:lvl>
    <w:lvl w:ilvl="7" w:tplc="EBCE04CE">
      <w:start w:val="1"/>
      <w:numFmt w:val="bullet"/>
      <w:lvlText w:val="•"/>
      <w:lvlJc w:val="left"/>
      <w:pPr>
        <w:ind w:left="6185" w:hanging="360"/>
      </w:pPr>
      <w:rPr>
        <w:rFonts w:hint="default"/>
      </w:rPr>
    </w:lvl>
    <w:lvl w:ilvl="8" w:tplc="CD0CF44A">
      <w:start w:val="1"/>
      <w:numFmt w:val="bullet"/>
      <w:lvlText w:val="•"/>
      <w:lvlJc w:val="left"/>
      <w:pPr>
        <w:ind w:left="7219" w:hanging="360"/>
      </w:pPr>
      <w:rPr>
        <w:rFonts w:hint="default"/>
      </w:rPr>
    </w:lvl>
  </w:abstractNum>
  <w:abstractNum w:abstractNumId="19" w15:restartNumberingAfterBreak="0">
    <w:nsid w:val="5B2142B2"/>
    <w:multiLevelType w:val="multilevel"/>
    <w:tmpl w:val="B300BD3A"/>
    <w:lvl w:ilvl="0">
      <w:start w:val="1"/>
      <w:numFmt w:val="decimal"/>
      <w:pStyle w:val="Kop1"/>
      <w:lvlText w:val="%1"/>
      <w:lvlJc w:val="left"/>
      <w:pPr>
        <w:ind w:left="432" w:hanging="432"/>
      </w:pPr>
      <w:rPr>
        <w:rFonts w:hint="default"/>
        <w:b/>
      </w:rPr>
    </w:lvl>
    <w:lvl w:ilvl="1">
      <w:start w:val="1"/>
      <w:numFmt w:val="decimal"/>
      <w:pStyle w:val="Kop2"/>
      <w:lvlText w:val="%1.%2"/>
      <w:lvlJc w:val="left"/>
      <w:pPr>
        <w:ind w:left="576" w:hanging="576"/>
      </w:pPr>
      <w:rPr>
        <w:rFonts w:hint="default"/>
        <w:i w:val="0"/>
      </w:rPr>
    </w:lvl>
    <w:lvl w:ilvl="2">
      <w:start w:val="1"/>
      <w:numFmt w:val="decimal"/>
      <w:pStyle w:val="Kop3"/>
      <w:lvlText w:val="%1.%2.%3"/>
      <w:lvlJc w:val="left"/>
      <w:pPr>
        <w:ind w:left="720" w:hanging="720"/>
      </w:pPr>
      <w:rPr>
        <w:rFonts w:hint="default"/>
        <w:i w:val="0"/>
      </w:rPr>
    </w:lvl>
    <w:lvl w:ilvl="3">
      <w:start w:val="1"/>
      <w:numFmt w:val="decimal"/>
      <w:pStyle w:val="Kop4"/>
      <w:lvlText w:val="%1.%2.%3.%4"/>
      <w:lvlJc w:val="left"/>
      <w:pPr>
        <w:ind w:left="864" w:hanging="864"/>
      </w:pPr>
      <w:rPr>
        <w:rFonts w:hint="default"/>
      </w:rPr>
    </w:lvl>
    <w:lvl w:ilvl="4">
      <w:start w:val="1"/>
      <w:numFmt w:val="decimal"/>
      <w:pStyle w:val="Kop5"/>
      <w:lvlText w:val="%1.%2.%3.%4.%5"/>
      <w:lvlJc w:val="left"/>
      <w:pPr>
        <w:ind w:left="1008" w:hanging="1008"/>
      </w:pPr>
      <w:rPr>
        <w:rFonts w:hint="default"/>
      </w:rPr>
    </w:lvl>
    <w:lvl w:ilvl="5">
      <w:start w:val="1"/>
      <w:numFmt w:val="decimal"/>
      <w:pStyle w:val="Kop6"/>
      <w:lvlText w:val="%1.%2.%3.%4.%5.%6"/>
      <w:lvlJc w:val="left"/>
      <w:pPr>
        <w:ind w:left="1152" w:hanging="1152"/>
      </w:pPr>
      <w:rPr>
        <w:rFonts w:hint="default"/>
      </w:rPr>
    </w:lvl>
    <w:lvl w:ilvl="6">
      <w:start w:val="1"/>
      <w:numFmt w:val="decimal"/>
      <w:pStyle w:val="Kop7"/>
      <w:lvlText w:val="%1.%2.%3.%4.%5.%6.%7"/>
      <w:lvlJc w:val="left"/>
      <w:pPr>
        <w:ind w:left="1296" w:hanging="1296"/>
      </w:pPr>
      <w:rPr>
        <w:rFonts w:hint="default"/>
      </w:rPr>
    </w:lvl>
    <w:lvl w:ilvl="7">
      <w:start w:val="1"/>
      <w:numFmt w:val="decimal"/>
      <w:pStyle w:val="Kop8"/>
      <w:lvlText w:val="%1.%2.%3.%4.%5.%6.%7.%8"/>
      <w:lvlJc w:val="left"/>
      <w:pPr>
        <w:ind w:left="1440" w:hanging="1440"/>
      </w:pPr>
      <w:rPr>
        <w:rFonts w:hint="default"/>
      </w:rPr>
    </w:lvl>
    <w:lvl w:ilvl="8">
      <w:start w:val="1"/>
      <w:numFmt w:val="decimal"/>
      <w:pStyle w:val="Kop9"/>
      <w:lvlText w:val="%1.%2.%3.%4.%5.%6.%7.%8.%9"/>
      <w:lvlJc w:val="left"/>
      <w:pPr>
        <w:ind w:left="1584" w:hanging="1584"/>
      </w:pPr>
      <w:rPr>
        <w:rFonts w:hint="default"/>
      </w:rPr>
    </w:lvl>
  </w:abstractNum>
  <w:abstractNum w:abstractNumId="20" w15:restartNumberingAfterBreak="0">
    <w:nsid w:val="5FB0328A"/>
    <w:multiLevelType w:val="hybridMultilevel"/>
    <w:tmpl w:val="4168A268"/>
    <w:lvl w:ilvl="0" w:tplc="B0F09B60">
      <w:numFmt w:val="bullet"/>
      <w:lvlText w:val="•"/>
      <w:lvlJc w:val="left"/>
      <w:pPr>
        <w:ind w:left="720" w:hanging="720"/>
      </w:pPr>
      <w:rPr>
        <w:rFonts w:ascii="Cambria" w:eastAsia="Calibri"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0863927"/>
    <w:multiLevelType w:val="hybridMultilevel"/>
    <w:tmpl w:val="B4AA89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2FF1402"/>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65AF252F"/>
    <w:multiLevelType w:val="hybridMultilevel"/>
    <w:tmpl w:val="88825DB4"/>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4" w15:restartNumberingAfterBreak="0">
    <w:nsid w:val="661E4D59"/>
    <w:multiLevelType w:val="hybridMultilevel"/>
    <w:tmpl w:val="50A689C4"/>
    <w:lvl w:ilvl="0" w:tplc="6C7A0766">
      <w:start w:val="5"/>
      <w:numFmt w:val="bullet"/>
      <w:lvlText w:val="•"/>
      <w:lvlJc w:val="left"/>
      <w:pPr>
        <w:ind w:left="700" w:hanging="700"/>
      </w:pPr>
      <w:rPr>
        <w:rFonts w:ascii="Cambria" w:eastAsia="Times New Roman" w:hAnsi="Cambria"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69EF3B8B"/>
    <w:multiLevelType w:val="hybridMultilevel"/>
    <w:tmpl w:val="031CC1B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6B94491B"/>
    <w:multiLevelType w:val="hybridMultilevel"/>
    <w:tmpl w:val="B72A4B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CEE3F6F"/>
    <w:multiLevelType w:val="multilevel"/>
    <w:tmpl w:val="C74059E8"/>
    <w:lvl w:ilvl="0">
      <w:start w:val="1"/>
      <w:numFmt w:val="decimal"/>
      <w:lvlText w:val="%1"/>
      <w:lvlJc w:val="left"/>
      <w:pPr>
        <w:ind w:left="432" w:hanging="432"/>
      </w:pPr>
      <w:rPr>
        <w:rFonts w:hint="default"/>
        <w:b/>
      </w:rPr>
    </w:lvl>
    <w:lvl w:ilvl="1">
      <w:start w:val="1"/>
      <w:numFmt w:val="decimal"/>
      <w:lvlText w:val="%1.%2"/>
      <w:lvlJc w:val="left"/>
      <w:pPr>
        <w:ind w:left="576" w:hanging="576"/>
      </w:pPr>
      <w:rPr>
        <w:rFonts w:hint="default"/>
        <w:i w:val="0"/>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8" w15:restartNumberingAfterBreak="0">
    <w:nsid w:val="717553FD"/>
    <w:multiLevelType w:val="hybridMultilevel"/>
    <w:tmpl w:val="72D27E48"/>
    <w:lvl w:ilvl="0" w:tplc="0E46FF5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3CD5959"/>
    <w:multiLevelType w:val="hybridMultilevel"/>
    <w:tmpl w:val="748800AC"/>
    <w:lvl w:ilvl="0" w:tplc="058ACC3C">
      <w:start w:val="1"/>
      <w:numFmt w:val="decimal"/>
      <w:lvlText w:val="%1."/>
      <w:lvlJc w:val="left"/>
      <w:pPr>
        <w:ind w:left="382" w:hanging="281"/>
      </w:pPr>
      <w:rPr>
        <w:rFonts w:ascii="Cambria" w:eastAsia="Calibri" w:hAnsi="Cambria" w:hint="default"/>
        <w:b/>
        <w:bCs/>
        <w:w w:val="99"/>
        <w:sz w:val="28"/>
        <w:szCs w:val="28"/>
      </w:rPr>
    </w:lvl>
    <w:lvl w:ilvl="1" w:tplc="9A6A545C">
      <w:start w:val="1"/>
      <w:numFmt w:val="bullet"/>
      <w:lvlText w:val="•"/>
      <w:lvlJc w:val="left"/>
      <w:pPr>
        <w:ind w:left="1028" w:hanging="360"/>
      </w:pPr>
      <w:rPr>
        <w:rFonts w:ascii="Symbol" w:eastAsia="Symbol" w:hAnsi="Symbol" w:hint="default"/>
        <w:w w:val="99"/>
        <w:sz w:val="24"/>
        <w:szCs w:val="24"/>
      </w:rPr>
    </w:lvl>
    <w:lvl w:ilvl="2" w:tplc="C9E63996">
      <w:start w:val="1"/>
      <w:numFmt w:val="bullet"/>
      <w:lvlText w:val="•"/>
      <w:lvlJc w:val="left"/>
      <w:pPr>
        <w:ind w:left="1020" w:hanging="360"/>
      </w:pPr>
      <w:rPr>
        <w:rFonts w:hint="default"/>
      </w:rPr>
    </w:lvl>
    <w:lvl w:ilvl="3" w:tplc="B70A7CB8">
      <w:start w:val="1"/>
      <w:numFmt w:val="bullet"/>
      <w:lvlText w:val="•"/>
      <w:lvlJc w:val="left"/>
      <w:pPr>
        <w:ind w:left="2053" w:hanging="360"/>
      </w:pPr>
      <w:rPr>
        <w:rFonts w:hint="default"/>
      </w:rPr>
    </w:lvl>
    <w:lvl w:ilvl="4" w:tplc="4086C72E">
      <w:start w:val="1"/>
      <w:numFmt w:val="bullet"/>
      <w:lvlText w:val="•"/>
      <w:lvlJc w:val="left"/>
      <w:pPr>
        <w:ind w:left="3086" w:hanging="360"/>
      </w:pPr>
      <w:rPr>
        <w:rFonts w:hint="default"/>
      </w:rPr>
    </w:lvl>
    <w:lvl w:ilvl="5" w:tplc="B6405F14">
      <w:start w:val="1"/>
      <w:numFmt w:val="bullet"/>
      <w:lvlText w:val="•"/>
      <w:lvlJc w:val="left"/>
      <w:pPr>
        <w:ind w:left="4119" w:hanging="360"/>
      </w:pPr>
      <w:rPr>
        <w:rFonts w:hint="default"/>
      </w:rPr>
    </w:lvl>
    <w:lvl w:ilvl="6" w:tplc="EB20CE38">
      <w:start w:val="1"/>
      <w:numFmt w:val="bullet"/>
      <w:lvlText w:val="•"/>
      <w:lvlJc w:val="left"/>
      <w:pPr>
        <w:ind w:left="5152" w:hanging="360"/>
      </w:pPr>
      <w:rPr>
        <w:rFonts w:hint="default"/>
      </w:rPr>
    </w:lvl>
    <w:lvl w:ilvl="7" w:tplc="EBCE04CE">
      <w:start w:val="1"/>
      <w:numFmt w:val="bullet"/>
      <w:lvlText w:val="•"/>
      <w:lvlJc w:val="left"/>
      <w:pPr>
        <w:ind w:left="6185" w:hanging="360"/>
      </w:pPr>
      <w:rPr>
        <w:rFonts w:hint="default"/>
      </w:rPr>
    </w:lvl>
    <w:lvl w:ilvl="8" w:tplc="CD0CF44A">
      <w:start w:val="1"/>
      <w:numFmt w:val="bullet"/>
      <w:lvlText w:val="•"/>
      <w:lvlJc w:val="left"/>
      <w:pPr>
        <w:ind w:left="7219" w:hanging="360"/>
      </w:pPr>
      <w:rPr>
        <w:rFonts w:hint="default"/>
      </w:rPr>
    </w:lvl>
  </w:abstractNum>
  <w:abstractNum w:abstractNumId="30" w15:restartNumberingAfterBreak="0">
    <w:nsid w:val="74547AF3"/>
    <w:multiLevelType w:val="hybridMultilevel"/>
    <w:tmpl w:val="1122AB38"/>
    <w:lvl w:ilvl="0" w:tplc="B0F09B60">
      <w:numFmt w:val="bullet"/>
      <w:lvlText w:val="•"/>
      <w:lvlJc w:val="left"/>
      <w:pPr>
        <w:ind w:left="720" w:hanging="720"/>
      </w:pPr>
      <w:rPr>
        <w:rFonts w:ascii="Cambria" w:eastAsia="Calibri"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59C3F01"/>
    <w:multiLevelType w:val="multilevel"/>
    <w:tmpl w:val="79005C2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Restart w:val="1"/>
      <w:lvlText w:val="%1.%2.%3."/>
      <w:lvlJc w:val="left"/>
      <w:pPr>
        <w:ind w:left="851" w:hanging="851"/>
      </w:pPr>
      <w:rPr>
        <w:rFonts w:hint="default"/>
        <w:i w: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15:restartNumberingAfterBreak="0">
    <w:nsid w:val="75FA3916"/>
    <w:multiLevelType w:val="multilevel"/>
    <w:tmpl w:val="EA8EF052"/>
    <w:lvl w:ilvl="0">
      <w:start w:val="1"/>
      <w:numFmt w:val="decimal"/>
      <w:pStyle w:val="Kopvaninhoudsopgave"/>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15:restartNumberingAfterBreak="0">
    <w:nsid w:val="76FC04BF"/>
    <w:multiLevelType w:val="hybridMultilevel"/>
    <w:tmpl w:val="90522BB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79271D4D"/>
    <w:multiLevelType w:val="hybridMultilevel"/>
    <w:tmpl w:val="95ECE1F2"/>
    <w:lvl w:ilvl="0" w:tplc="F7D67B5A">
      <w:start w:val="1"/>
      <w:numFmt w:val="bullet"/>
      <w:lvlText w:val="-"/>
      <w:lvlJc w:val="left"/>
      <w:pPr>
        <w:ind w:left="720" w:hanging="360"/>
      </w:pPr>
      <w:rPr>
        <w:rFonts w:ascii="Cambria" w:eastAsiaTheme="minorHAnsi" w:hAnsi="Cambria" w:cstheme="minorBidi"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5" w15:restartNumberingAfterBreak="0">
    <w:nsid w:val="7D754D65"/>
    <w:multiLevelType w:val="hybridMultilevel"/>
    <w:tmpl w:val="F1A051E4"/>
    <w:lvl w:ilvl="0" w:tplc="EC54DD5E">
      <w:numFmt w:val="bullet"/>
      <w:lvlText w:val="-"/>
      <w:lvlJc w:val="left"/>
      <w:pPr>
        <w:ind w:left="720" w:hanging="360"/>
      </w:pPr>
      <w:rPr>
        <w:rFonts w:ascii="Cambria" w:eastAsia="Calibri"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29"/>
  </w:num>
  <w:num w:numId="3">
    <w:abstractNumId w:val="5"/>
  </w:num>
  <w:num w:numId="4">
    <w:abstractNumId w:val="1"/>
  </w:num>
  <w:num w:numId="5">
    <w:abstractNumId w:val="3"/>
  </w:num>
  <w:num w:numId="6">
    <w:abstractNumId w:val="18"/>
  </w:num>
  <w:num w:numId="7">
    <w:abstractNumId w:val="14"/>
  </w:num>
  <w:num w:numId="8">
    <w:abstractNumId w:val="32"/>
  </w:num>
  <w:num w:numId="9">
    <w:abstractNumId w:val="19"/>
  </w:num>
  <w:num w:numId="10">
    <w:abstractNumId w:val="12"/>
  </w:num>
  <w:num w:numId="11">
    <w:abstractNumId w:val="2"/>
  </w:num>
  <w:num w:numId="12">
    <w:abstractNumId w:val="8"/>
  </w:num>
  <w:num w:numId="13">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6"/>
  </w:num>
  <w:num w:numId="15">
    <w:abstractNumId w:val="12"/>
    <w:lvlOverride w:ilvl="0">
      <w:startOverride w:val="3"/>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0"/>
  </w:num>
  <w:num w:numId="18">
    <w:abstractNumId w:val="15"/>
  </w:num>
  <w:num w:numId="19">
    <w:abstractNumId w:val="31"/>
  </w:num>
  <w:num w:numId="20">
    <w:abstractNumId w:val="9"/>
  </w:num>
  <w:num w:numId="21">
    <w:abstractNumId w:val="27"/>
  </w:num>
  <w:num w:numId="22">
    <w:abstractNumId w:val="21"/>
  </w:num>
  <w:num w:numId="23">
    <w:abstractNumId w:val="35"/>
  </w:num>
  <w:num w:numId="24">
    <w:abstractNumId w:val="13"/>
  </w:num>
  <w:num w:numId="25">
    <w:abstractNumId w:val="26"/>
  </w:num>
  <w:num w:numId="26">
    <w:abstractNumId w:val="7"/>
  </w:num>
  <w:num w:numId="27">
    <w:abstractNumId w:val="20"/>
  </w:num>
  <w:num w:numId="28">
    <w:abstractNumId w:val="30"/>
  </w:num>
  <w:num w:numId="29">
    <w:abstractNumId w:val="33"/>
  </w:num>
  <w:num w:numId="30">
    <w:abstractNumId w:val="4"/>
  </w:num>
  <w:num w:numId="31">
    <w:abstractNumId w:val="22"/>
  </w:num>
  <w:num w:numId="32">
    <w:abstractNumId w:val="28"/>
  </w:num>
  <w:num w:numId="33">
    <w:abstractNumId w:val="17"/>
  </w:num>
  <w:num w:numId="34">
    <w:abstractNumId w:val="25"/>
  </w:num>
  <w:num w:numId="35">
    <w:abstractNumId w:val="24"/>
  </w:num>
  <w:num w:numId="36">
    <w:abstractNumId w:val="23"/>
  </w:num>
  <w:num w:numId="37">
    <w:abstractNumId w:val="6"/>
  </w:num>
  <w:num w:numId="38">
    <w:abstractNumId w:val="10"/>
  </w:num>
  <w:num w:numId="39">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revisionView w:markup="0"/>
  <w:doNotTrackMoves/>
  <w:defaultTabStop w:val="720"/>
  <w:hyphenationZone w:val="425"/>
  <w:drawingGridHorizontalSpacing w:val="120"/>
  <w:drawingGridVerticalSpacing w:val="163"/>
  <w:displayHorizontalDrawingGridEvery w:val="2"/>
  <w:displayVerticalDrawingGridEvery w:val="2"/>
  <w:characterSpacingControl w:val="doNotCompress"/>
  <w:hdrShapeDefaults>
    <o:shapedefaults v:ext="edit" spidmax="3074"/>
  </w:hdrShapeDefaults>
  <w:footnotePr>
    <w:footnote w:id="-1"/>
    <w:footnote w:id="0"/>
    <w:footnote w:id="1"/>
  </w:footnotePr>
  <w:endnotePr>
    <w:endnote w:id="-1"/>
    <w:endnote w:id="0"/>
    <w:endnote w:id="1"/>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61870"/>
    <w:rsid w:val="00002F27"/>
    <w:rsid w:val="0000328C"/>
    <w:rsid w:val="000120F0"/>
    <w:rsid w:val="00012AE7"/>
    <w:rsid w:val="0001384E"/>
    <w:rsid w:val="0001439A"/>
    <w:rsid w:val="0001552B"/>
    <w:rsid w:val="00015548"/>
    <w:rsid w:val="000155F2"/>
    <w:rsid w:val="00017E04"/>
    <w:rsid w:val="0002567F"/>
    <w:rsid w:val="00025F2E"/>
    <w:rsid w:val="000317F3"/>
    <w:rsid w:val="00037949"/>
    <w:rsid w:val="00041C18"/>
    <w:rsid w:val="000449BA"/>
    <w:rsid w:val="00050E9B"/>
    <w:rsid w:val="00062CBC"/>
    <w:rsid w:val="00064AF5"/>
    <w:rsid w:val="00064EE7"/>
    <w:rsid w:val="0006541C"/>
    <w:rsid w:val="0006707C"/>
    <w:rsid w:val="00067123"/>
    <w:rsid w:val="00067A20"/>
    <w:rsid w:val="00067C5F"/>
    <w:rsid w:val="0007080E"/>
    <w:rsid w:val="0007622C"/>
    <w:rsid w:val="00081ED3"/>
    <w:rsid w:val="000963FC"/>
    <w:rsid w:val="000979A9"/>
    <w:rsid w:val="00097A2A"/>
    <w:rsid w:val="00097F86"/>
    <w:rsid w:val="000A014B"/>
    <w:rsid w:val="000A0A0F"/>
    <w:rsid w:val="000A1323"/>
    <w:rsid w:val="000A72B3"/>
    <w:rsid w:val="000A7753"/>
    <w:rsid w:val="000B011D"/>
    <w:rsid w:val="000B1F8A"/>
    <w:rsid w:val="000C0E7F"/>
    <w:rsid w:val="000C51C9"/>
    <w:rsid w:val="000D30CE"/>
    <w:rsid w:val="000D44A8"/>
    <w:rsid w:val="000D4946"/>
    <w:rsid w:val="000D7337"/>
    <w:rsid w:val="000D7E9A"/>
    <w:rsid w:val="000E1602"/>
    <w:rsid w:val="000F354C"/>
    <w:rsid w:val="000F56C6"/>
    <w:rsid w:val="00101AEA"/>
    <w:rsid w:val="00112713"/>
    <w:rsid w:val="00112D7B"/>
    <w:rsid w:val="00114446"/>
    <w:rsid w:val="00121D4D"/>
    <w:rsid w:val="001271D3"/>
    <w:rsid w:val="00130FAE"/>
    <w:rsid w:val="00137ED6"/>
    <w:rsid w:val="0014367E"/>
    <w:rsid w:val="00145398"/>
    <w:rsid w:val="001460CE"/>
    <w:rsid w:val="001543B3"/>
    <w:rsid w:val="00154F20"/>
    <w:rsid w:val="00156DC4"/>
    <w:rsid w:val="00160B5B"/>
    <w:rsid w:val="0016757C"/>
    <w:rsid w:val="001765A5"/>
    <w:rsid w:val="0017682F"/>
    <w:rsid w:val="0018189A"/>
    <w:rsid w:val="001834F3"/>
    <w:rsid w:val="00195B46"/>
    <w:rsid w:val="001975BB"/>
    <w:rsid w:val="001A0EB7"/>
    <w:rsid w:val="001B301D"/>
    <w:rsid w:val="001C14FF"/>
    <w:rsid w:val="001C44CD"/>
    <w:rsid w:val="001C628F"/>
    <w:rsid w:val="001C6B55"/>
    <w:rsid w:val="001D6E6A"/>
    <w:rsid w:val="001E3EB3"/>
    <w:rsid w:val="001E6822"/>
    <w:rsid w:val="001F1F07"/>
    <w:rsid w:val="001F2F9B"/>
    <w:rsid w:val="001F5CB9"/>
    <w:rsid w:val="001F7B32"/>
    <w:rsid w:val="0020037F"/>
    <w:rsid w:val="00201341"/>
    <w:rsid w:val="00206F66"/>
    <w:rsid w:val="002130A0"/>
    <w:rsid w:val="00220956"/>
    <w:rsid w:val="002221C8"/>
    <w:rsid w:val="00222417"/>
    <w:rsid w:val="0023769A"/>
    <w:rsid w:val="00242FEA"/>
    <w:rsid w:val="0024336B"/>
    <w:rsid w:val="00243681"/>
    <w:rsid w:val="00246E5C"/>
    <w:rsid w:val="00264273"/>
    <w:rsid w:val="002672CE"/>
    <w:rsid w:val="00272DB0"/>
    <w:rsid w:val="0027302A"/>
    <w:rsid w:val="00277C6D"/>
    <w:rsid w:val="00283A70"/>
    <w:rsid w:val="00283EFA"/>
    <w:rsid w:val="00285DD7"/>
    <w:rsid w:val="002934AA"/>
    <w:rsid w:val="00295B17"/>
    <w:rsid w:val="002A4B28"/>
    <w:rsid w:val="002A4E31"/>
    <w:rsid w:val="002A520C"/>
    <w:rsid w:val="002B4A14"/>
    <w:rsid w:val="002B7919"/>
    <w:rsid w:val="002C6DA1"/>
    <w:rsid w:val="002D0D06"/>
    <w:rsid w:val="002D16BB"/>
    <w:rsid w:val="002D6233"/>
    <w:rsid w:val="002E01A2"/>
    <w:rsid w:val="002E10B8"/>
    <w:rsid w:val="002E3D32"/>
    <w:rsid w:val="002E4887"/>
    <w:rsid w:val="002F5BF5"/>
    <w:rsid w:val="002F6F22"/>
    <w:rsid w:val="0030437A"/>
    <w:rsid w:val="0030451C"/>
    <w:rsid w:val="003105A5"/>
    <w:rsid w:val="00310715"/>
    <w:rsid w:val="00310C1E"/>
    <w:rsid w:val="003117E5"/>
    <w:rsid w:val="00322C12"/>
    <w:rsid w:val="003243F5"/>
    <w:rsid w:val="00326F0E"/>
    <w:rsid w:val="00330F30"/>
    <w:rsid w:val="00333AA2"/>
    <w:rsid w:val="00336460"/>
    <w:rsid w:val="003417C2"/>
    <w:rsid w:val="00345120"/>
    <w:rsid w:val="0034527A"/>
    <w:rsid w:val="003457B7"/>
    <w:rsid w:val="00350C30"/>
    <w:rsid w:val="00357354"/>
    <w:rsid w:val="0035741B"/>
    <w:rsid w:val="00361B4E"/>
    <w:rsid w:val="00362AB0"/>
    <w:rsid w:val="00364FF6"/>
    <w:rsid w:val="00365DCE"/>
    <w:rsid w:val="00366EC2"/>
    <w:rsid w:val="0037168B"/>
    <w:rsid w:val="0037570C"/>
    <w:rsid w:val="00383088"/>
    <w:rsid w:val="00386502"/>
    <w:rsid w:val="00387830"/>
    <w:rsid w:val="00393A0D"/>
    <w:rsid w:val="003952C6"/>
    <w:rsid w:val="00397F1D"/>
    <w:rsid w:val="003A693A"/>
    <w:rsid w:val="003B03EA"/>
    <w:rsid w:val="003B2760"/>
    <w:rsid w:val="003B4F27"/>
    <w:rsid w:val="003B5547"/>
    <w:rsid w:val="003B6773"/>
    <w:rsid w:val="003C0984"/>
    <w:rsid w:val="003C1210"/>
    <w:rsid w:val="003C4038"/>
    <w:rsid w:val="003C4306"/>
    <w:rsid w:val="003C5E2D"/>
    <w:rsid w:val="003D1FEB"/>
    <w:rsid w:val="003E6623"/>
    <w:rsid w:val="003F0F12"/>
    <w:rsid w:val="003F7CBD"/>
    <w:rsid w:val="00401F8C"/>
    <w:rsid w:val="00413F76"/>
    <w:rsid w:val="004142B7"/>
    <w:rsid w:val="00420734"/>
    <w:rsid w:val="00420EDC"/>
    <w:rsid w:val="00423253"/>
    <w:rsid w:val="00424F0D"/>
    <w:rsid w:val="00427024"/>
    <w:rsid w:val="00431A03"/>
    <w:rsid w:val="00442AD6"/>
    <w:rsid w:val="00442E57"/>
    <w:rsid w:val="00450A4D"/>
    <w:rsid w:val="00462AB7"/>
    <w:rsid w:val="00470076"/>
    <w:rsid w:val="00471649"/>
    <w:rsid w:val="0047350D"/>
    <w:rsid w:val="00491D93"/>
    <w:rsid w:val="00494C21"/>
    <w:rsid w:val="004A0183"/>
    <w:rsid w:val="004A45BD"/>
    <w:rsid w:val="004C1549"/>
    <w:rsid w:val="004C61A1"/>
    <w:rsid w:val="004D490B"/>
    <w:rsid w:val="004D4A59"/>
    <w:rsid w:val="004D5363"/>
    <w:rsid w:val="004E4970"/>
    <w:rsid w:val="004E7949"/>
    <w:rsid w:val="004F71BC"/>
    <w:rsid w:val="00500B26"/>
    <w:rsid w:val="00500F07"/>
    <w:rsid w:val="005200DC"/>
    <w:rsid w:val="00521F00"/>
    <w:rsid w:val="005233B0"/>
    <w:rsid w:val="00525B24"/>
    <w:rsid w:val="00526223"/>
    <w:rsid w:val="00531593"/>
    <w:rsid w:val="00531F8D"/>
    <w:rsid w:val="00537C97"/>
    <w:rsid w:val="005442F9"/>
    <w:rsid w:val="00546E8A"/>
    <w:rsid w:val="00551AB8"/>
    <w:rsid w:val="005522EA"/>
    <w:rsid w:val="00556F0B"/>
    <w:rsid w:val="00567DDA"/>
    <w:rsid w:val="005701D4"/>
    <w:rsid w:val="0057111A"/>
    <w:rsid w:val="00572866"/>
    <w:rsid w:val="00572CDF"/>
    <w:rsid w:val="00575491"/>
    <w:rsid w:val="005809A9"/>
    <w:rsid w:val="0058151B"/>
    <w:rsid w:val="005901BA"/>
    <w:rsid w:val="00591346"/>
    <w:rsid w:val="005A1F6A"/>
    <w:rsid w:val="005B7D2D"/>
    <w:rsid w:val="005C0782"/>
    <w:rsid w:val="005C1333"/>
    <w:rsid w:val="005C4482"/>
    <w:rsid w:val="005D05DD"/>
    <w:rsid w:val="005D0D78"/>
    <w:rsid w:val="005D1A0F"/>
    <w:rsid w:val="005D5460"/>
    <w:rsid w:val="005E2553"/>
    <w:rsid w:val="005F0F7F"/>
    <w:rsid w:val="005F5635"/>
    <w:rsid w:val="005F7CAB"/>
    <w:rsid w:val="00601BFB"/>
    <w:rsid w:val="00602F78"/>
    <w:rsid w:val="00605284"/>
    <w:rsid w:val="00607462"/>
    <w:rsid w:val="00611FA5"/>
    <w:rsid w:val="00612BFD"/>
    <w:rsid w:val="00622197"/>
    <w:rsid w:val="00633D63"/>
    <w:rsid w:val="0063736C"/>
    <w:rsid w:val="00641269"/>
    <w:rsid w:val="0064416A"/>
    <w:rsid w:val="00644F9E"/>
    <w:rsid w:val="00651AE1"/>
    <w:rsid w:val="00653735"/>
    <w:rsid w:val="00654A84"/>
    <w:rsid w:val="00662B1A"/>
    <w:rsid w:val="006667E3"/>
    <w:rsid w:val="0066715F"/>
    <w:rsid w:val="00667D98"/>
    <w:rsid w:val="0067287B"/>
    <w:rsid w:val="006759EB"/>
    <w:rsid w:val="006804CE"/>
    <w:rsid w:val="00681196"/>
    <w:rsid w:val="00684B45"/>
    <w:rsid w:val="0069478E"/>
    <w:rsid w:val="00697C87"/>
    <w:rsid w:val="006A0AB3"/>
    <w:rsid w:val="006A3EE9"/>
    <w:rsid w:val="006A400D"/>
    <w:rsid w:val="006B0E91"/>
    <w:rsid w:val="006D189B"/>
    <w:rsid w:val="006D56CA"/>
    <w:rsid w:val="006D586A"/>
    <w:rsid w:val="006E3A49"/>
    <w:rsid w:val="006E4B05"/>
    <w:rsid w:val="006E72B1"/>
    <w:rsid w:val="006F2A38"/>
    <w:rsid w:val="006F3D8C"/>
    <w:rsid w:val="006F50FE"/>
    <w:rsid w:val="0070114C"/>
    <w:rsid w:val="007037B8"/>
    <w:rsid w:val="00704176"/>
    <w:rsid w:val="00707048"/>
    <w:rsid w:val="0070742E"/>
    <w:rsid w:val="00707E10"/>
    <w:rsid w:val="0071209B"/>
    <w:rsid w:val="00713D40"/>
    <w:rsid w:val="00716DF9"/>
    <w:rsid w:val="00720720"/>
    <w:rsid w:val="00724523"/>
    <w:rsid w:val="0073487E"/>
    <w:rsid w:val="00735397"/>
    <w:rsid w:val="007354AB"/>
    <w:rsid w:val="00754A2E"/>
    <w:rsid w:val="00755859"/>
    <w:rsid w:val="007612DE"/>
    <w:rsid w:val="00770544"/>
    <w:rsid w:val="0077124E"/>
    <w:rsid w:val="007715CC"/>
    <w:rsid w:val="00777986"/>
    <w:rsid w:val="00783584"/>
    <w:rsid w:val="00784C09"/>
    <w:rsid w:val="00784E60"/>
    <w:rsid w:val="0079052B"/>
    <w:rsid w:val="00794D0E"/>
    <w:rsid w:val="00796984"/>
    <w:rsid w:val="007A1799"/>
    <w:rsid w:val="007B1726"/>
    <w:rsid w:val="007B1FAF"/>
    <w:rsid w:val="007B42E0"/>
    <w:rsid w:val="007C3D7B"/>
    <w:rsid w:val="007C5E74"/>
    <w:rsid w:val="007C6599"/>
    <w:rsid w:val="007D0982"/>
    <w:rsid w:val="007D14C2"/>
    <w:rsid w:val="007D258F"/>
    <w:rsid w:val="007D5D7D"/>
    <w:rsid w:val="007E2C75"/>
    <w:rsid w:val="007E60A6"/>
    <w:rsid w:val="007E6D06"/>
    <w:rsid w:val="007F3B0C"/>
    <w:rsid w:val="007F4229"/>
    <w:rsid w:val="007F60A4"/>
    <w:rsid w:val="007F681C"/>
    <w:rsid w:val="00800979"/>
    <w:rsid w:val="00801E24"/>
    <w:rsid w:val="00803FCE"/>
    <w:rsid w:val="00806971"/>
    <w:rsid w:val="008108D0"/>
    <w:rsid w:val="00813FE0"/>
    <w:rsid w:val="0081521E"/>
    <w:rsid w:val="00815667"/>
    <w:rsid w:val="00817E70"/>
    <w:rsid w:val="00817F81"/>
    <w:rsid w:val="008222AB"/>
    <w:rsid w:val="00825289"/>
    <w:rsid w:val="008255A2"/>
    <w:rsid w:val="00835103"/>
    <w:rsid w:val="00835573"/>
    <w:rsid w:val="008358AC"/>
    <w:rsid w:val="00840B19"/>
    <w:rsid w:val="008445EE"/>
    <w:rsid w:val="008468C4"/>
    <w:rsid w:val="008469A8"/>
    <w:rsid w:val="00850DF0"/>
    <w:rsid w:val="00856D39"/>
    <w:rsid w:val="008570DE"/>
    <w:rsid w:val="008622D8"/>
    <w:rsid w:val="008669F9"/>
    <w:rsid w:val="008702EC"/>
    <w:rsid w:val="00872615"/>
    <w:rsid w:val="0087661A"/>
    <w:rsid w:val="00877EB0"/>
    <w:rsid w:val="00883171"/>
    <w:rsid w:val="00885203"/>
    <w:rsid w:val="00886C0F"/>
    <w:rsid w:val="00886D03"/>
    <w:rsid w:val="008907A6"/>
    <w:rsid w:val="00891BD3"/>
    <w:rsid w:val="00895132"/>
    <w:rsid w:val="008975C6"/>
    <w:rsid w:val="008A0E44"/>
    <w:rsid w:val="008A1448"/>
    <w:rsid w:val="008A7709"/>
    <w:rsid w:val="008B54E3"/>
    <w:rsid w:val="008C18B7"/>
    <w:rsid w:val="008C2252"/>
    <w:rsid w:val="008C5E1F"/>
    <w:rsid w:val="008C7A15"/>
    <w:rsid w:val="008D1111"/>
    <w:rsid w:val="008D1363"/>
    <w:rsid w:val="008D5039"/>
    <w:rsid w:val="008D7863"/>
    <w:rsid w:val="00900CC3"/>
    <w:rsid w:val="00903B7B"/>
    <w:rsid w:val="00914681"/>
    <w:rsid w:val="0092058F"/>
    <w:rsid w:val="009206AA"/>
    <w:rsid w:val="00925836"/>
    <w:rsid w:val="00932B12"/>
    <w:rsid w:val="00933166"/>
    <w:rsid w:val="0093718B"/>
    <w:rsid w:val="00937B04"/>
    <w:rsid w:val="009427C7"/>
    <w:rsid w:val="009457C2"/>
    <w:rsid w:val="00950731"/>
    <w:rsid w:val="009511E1"/>
    <w:rsid w:val="00952AAC"/>
    <w:rsid w:val="00953E3C"/>
    <w:rsid w:val="009548B3"/>
    <w:rsid w:val="009611CC"/>
    <w:rsid w:val="00961870"/>
    <w:rsid w:val="0097076C"/>
    <w:rsid w:val="00973151"/>
    <w:rsid w:val="00973862"/>
    <w:rsid w:val="00973A6E"/>
    <w:rsid w:val="00976CCB"/>
    <w:rsid w:val="00976CE6"/>
    <w:rsid w:val="00980E8F"/>
    <w:rsid w:val="0098149F"/>
    <w:rsid w:val="00985B12"/>
    <w:rsid w:val="009912E1"/>
    <w:rsid w:val="009934EB"/>
    <w:rsid w:val="009A056E"/>
    <w:rsid w:val="009A49DD"/>
    <w:rsid w:val="009A5CB8"/>
    <w:rsid w:val="009B1CA5"/>
    <w:rsid w:val="009B4FA6"/>
    <w:rsid w:val="009B734F"/>
    <w:rsid w:val="009C27F1"/>
    <w:rsid w:val="009D5486"/>
    <w:rsid w:val="009D5D4A"/>
    <w:rsid w:val="009E25BE"/>
    <w:rsid w:val="009E4498"/>
    <w:rsid w:val="009E73F1"/>
    <w:rsid w:val="009E7CF8"/>
    <w:rsid w:val="009E7F79"/>
    <w:rsid w:val="009F34E6"/>
    <w:rsid w:val="009F4FAD"/>
    <w:rsid w:val="00A0358B"/>
    <w:rsid w:val="00A047F5"/>
    <w:rsid w:val="00A0596B"/>
    <w:rsid w:val="00A140E2"/>
    <w:rsid w:val="00A15FCB"/>
    <w:rsid w:val="00A20ABE"/>
    <w:rsid w:val="00A24E5E"/>
    <w:rsid w:val="00A30C9E"/>
    <w:rsid w:val="00A325B1"/>
    <w:rsid w:val="00A34E91"/>
    <w:rsid w:val="00A35A54"/>
    <w:rsid w:val="00A364A3"/>
    <w:rsid w:val="00A3661B"/>
    <w:rsid w:val="00A45B30"/>
    <w:rsid w:val="00A52204"/>
    <w:rsid w:val="00A5738A"/>
    <w:rsid w:val="00A61AFE"/>
    <w:rsid w:val="00A67D17"/>
    <w:rsid w:val="00A7253A"/>
    <w:rsid w:val="00A8207F"/>
    <w:rsid w:val="00A84D83"/>
    <w:rsid w:val="00A92123"/>
    <w:rsid w:val="00A922FC"/>
    <w:rsid w:val="00A94151"/>
    <w:rsid w:val="00A97420"/>
    <w:rsid w:val="00AA27A1"/>
    <w:rsid w:val="00AA363B"/>
    <w:rsid w:val="00AA5332"/>
    <w:rsid w:val="00AA6CA2"/>
    <w:rsid w:val="00AA72D4"/>
    <w:rsid w:val="00AB3D4B"/>
    <w:rsid w:val="00AB536E"/>
    <w:rsid w:val="00AB5A0A"/>
    <w:rsid w:val="00AC0706"/>
    <w:rsid w:val="00AC31A9"/>
    <w:rsid w:val="00AC5676"/>
    <w:rsid w:val="00AC5D11"/>
    <w:rsid w:val="00AD035E"/>
    <w:rsid w:val="00AD0521"/>
    <w:rsid w:val="00AD4ED8"/>
    <w:rsid w:val="00AD5A01"/>
    <w:rsid w:val="00AD736F"/>
    <w:rsid w:val="00AE0D49"/>
    <w:rsid w:val="00AF1005"/>
    <w:rsid w:val="00AF1258"/>
    <w:rsid w:val="00AF2A45"/>
    <w:rsid w:val="00AF35AD"/>
    <w:rsid w:val="00B01713"/>
    <w:rsid w:val="00B0293D"/>
    <w:rsid w:val="00B057DD"/>
    <w:rsid w:val="00B14215"/>
    <w:rsid w:val="00B263B4"/>
    <w:rsid w:val="00B26FF2"/>
    <w:rsid w:val="00B27BD7"/>
    <w:rsid w:val="00B3255D"/>
    <w:rsid w:val="00B358AC"/>
    <w:rsid w:val="00B42A79"/>
    <w:rsid w:val="00B55DCE"/>
    <w:rsid w:val="00B6761B"/>
    <w:rsid w:val="00B7012E"/>
    <w:rsid w:val="00B71C6E"/>
    <w:rsid w:val="00B73488"/>
    <w:rsid w:val="00B740A4"/>
    <w:rsid w:val="00B7493F"/>
    <w:rsid w:val="00B75262"/>
    <w:rsid w:val="00B76550"/>
    <w:rsid w:val="00B943B4"/>
    <w:rsid w:val="00B94749"/>
    <w:rsid w:val="00B96118"/>
    <w:rsid w:val="00BB15E6"/>
    <w:rsid w:val="00BB17BC"/>
    <w:rsid w:val="00BB5575"/>
    <w:rsid w:val="00BB7845"/>
    <w:rsid w:val="00BD09EB"/>
    <w:rsid w:val="00BD11C0"/>
    <w:rsid w:val="00BD4B8A"/>
    <w:rsid w:val="00BD70C8"/>
    <w:rsid w:val="00BE71ED"/>
    <w:rsid w:val="00BF01FE"/>
    <w:rsid w:val="00BF035F"/>
    <w:rsid w:val="00BF7328"/>
    <w:rsid w:val="00C0331C"/>
    <w:rsid w:val="00C03E60"/>
    <w:rsid w:val="00C07C04"/>
    <w:rsid w:val="00C1181C"/>
    <w:rsid w:val="00C13E1E"/>
    <w:rsid w:val="00C14A68"/>
    <w:rsid w:val="00C14CEE"/>
    <w:rsid w:val="00C16212"/>
    <w:rsid w:val="00C1622D"/>
    <w:rsid w:val="00C33319"/>
    <w:rsid w:val="00C36A52"/>
    <w:rsid w:val="00C37C20"/>
    <w:rsid w:val="00C40804"/>
    <w:rsid w:val="00C47199"/>
    <w:rsid w:val="00C545E7"/>
    <w:rsid w:val="00C60457"/>
    <w:rsid w:val="00C64C27"/>
    <w:rsid w:val="00C66E2F"/>
    <w:rsid w:val="00C7171A"/>
    <w:rsid w:val="00C726CC"/>
    <w:rsid w:val="00C73E1A"/>
    <w:rsid w:val="00C91900"/>
    <w:rsid w:val="00C96168"/>
    <w:rsid w:val="00CA030B"/>
    <w:rsid w:val="00CA07D6"/>
    <w:rsid w:val="00CA643F"/>
    <w:rsid w:val="00CB4606"/>
    <w:rsid w:val="00CB6932"/>
    <w:rsid w:val="00CC0D55"/>
    <w:rsid w:val="00CC3233"/>
    <w:rsid w:val="00CD3789"/>
    <w:rsid w:val="00CD4FA8"/>
    <w:rsid w:val="00CE53C3"/>
    <w:rsid w:val="00CE6618"/>
    <w:rsid w:val="00CF1E4B"/>
    <w:rsid w:val="00CF68C7"/>
    <w:rsid w:val="00D003C7"/>
    <w:rsid w:val="00D01FE0"/>
    <w:rsid w:val="00D11206"/>
    <w:rsid w:val="00D131FD"/>
    <w:rsid w:val="00D22098"/>
    <w:rsid w:val="00D2419A"/>
    <w:rsid w:val="00D24CD8"/>
    <w:rsid w:val="00D25649"/>
    <w:rsid w:val="00D36EDD"/>
    <w:rsid w:val="00D4298D"/>
    <w:rsid w:val="00D43452"/>
    <w:rsid w:val="00D56722"/>
    <w:rsid w:val="00D579A4"/>
    <w:rsid w:val="00D728E1"/>
    <w:rsid w:val="00D73263"/>
    <w:rsid w:val="00D75683"/>
    <w:rsid w:val="00D759BB"/>
    <w:rsid w:val="00D8039E"/>
    <w:rsid w:val="00D81EF0"/>
    <w:rsid w:val="00D848B4"/>
    <w:rsid w:val="00D87330"/>
    <w:rsid w:val="00D90486"/>
    <w:rsid w:val="00D93672"/>
    <w:rsid w:val="00D968EA"/>
    <w:rsid w:val="00D97A99"/>
    <w:rsid w:val="00DA5779"/>
    <w:rsid w:val="00DA5D7E"/>
    <w:rsid w:val="00DB4603"/>
    <w:rsid w:val="00DB5093"/>
    <w:rsid w:val="00DB72DF"/>
    <w:rsid w:val="00DC17C5"/>
    <w:rsid w:val="00DD3451"/>
    <w:rsid w:val="00DD465A"/>
    <w:rsid w:val="00DE037A"/>
    <w:rsid w:val="00DE25D0"/>
    <w:rsid w:val="00DE69AD"/>
    <w:rsid w:val="00DF05DC"/>
    <w:rsid w:val="00DF1B05"/>
    <w:rsid w:val="00DF24EB"/>
    <w:rsid w:val="00DF319C"/>
    <w:rsid w:val="00DF7950"/>
    <w:rsid w:val="00E033E0"/>
    <w:rsid w:val="00E04EC5"/>
    <w:rsid w:val="00E055A7"/>
    <w:rsid w:val="00E111A1"/>
    <w:rsid w:val="00E1288C"/>
    <w:rsid w:val="00E26864"/>
    <w:rsid w:val="00E33CEC"/>
    <w:rsid w:val="00E47DD3"/>
    <w:rsid w:val="00E52005"/>
    <w:rsid w:val="00E5374F"/>
    <w:rsid w:val="00E57B59"/>
    <w:rsid w:val="00E60C60"/>
    <w:rsid w:val="00E61A09"/>
    <w:rsid w:val="00E66B90"/>
    <w:rsid w:val="00E70B84"/>
    <w:rsid w:val="00E73320"/>
    <w:rsid w:val="00E81B05"/>
    <w:rsid w:val="00E87CCC"/>
    <w:rsid w:val="00E91874"/>
    <w:rsid w:val="00E94542"/>
    <w:rsid w:val="00EA28FF"/>
    <w:rsid w:val="00EA2EBC"/>
    <w:rsid w:val="00EA4914"/>
    <w:rsid w:val="00EA4D7D"/>
    <w:rsid w:val="00EA5CDB"/>
    <w:rsid w:val="00EB2B7A"/>
    <w:rsid w:val="00EB763B"/>
    <w:rsid w:val="00EC3421"/>
    <w:rsid w:val="00ED183D"/>
    <w:rsid w:val="00ED2B31"/>
    <w:rsid w:val="00ED4AF1"/>
    <w:rsid w:val="00ED6CC7"/>
    <w:rsid w:val="00ED7EB9"/>
    <w:rsid w:val="00EE59B8"/>
    <w:rsid w:val="00EE6E5C"/>
    <w:rsid w:val="00EF4B40"/>
    <w:rsid w:val="00EF7448"/>
    <w:rsid w:val="00EF7FF3"/>
    <w:rsid w:val="00F01566"/>
    <w:rsid w:val="00F01774"/>
    <w:rsid w:val="00F020CE"/>
    <w:rsid w:val="00F024AA"/>
    <w:rsid w:val="00F02B13"/>
    <w:rsid w:val="00F1196F"/>
    <w:rsid w:val="00F12825"/>
    <w:rsid w:val="00F21871"/>
    <w:rsid w:val="00F21930"/>
    <w:rsid w:val="00F2605A"/>
    <w:rsid w:val="00F26625"/>
    <w:rsid w:val="00F2725C"/>
    <w:rsid w:val="00F32FCD"/>
    <w:rsid w:val="00F354BF"/>
    <w:rsid w:val="00F40F65"/>
    <w:rsid w:val="00F54C1C"/>
    <w:rsid w:val="00F564B3"/>
    <w:rsid w:val="00F664EF"/>
    <w:rsid w:val="00F67F4D"/>
    <w:rsid w:val="00F703EC"/>
    <w:rsid w:val="00F715D2"/>
    <w:rsid w:val="00F71C2A"/>
    <w:rsid w:val="00F818D9"/>
    <w:rsid w:val="00F85201"/>
    <w:rsid w:val="00F869BF"/>
    <w:rsid w:val="00F87DB1"/>
    <w:rsid w:val="00F92E2D"/>
    <w:rsid w:val="00F94A13"/>
    <w:rsid w:val="00FA141D"/>
    <w:rsid w:val="00FA3179"/>
    <w:rsid w:val="00FB0385"/>
    <w:rsid w:val="00FB63C1"/>
    <w:rsid w:val="00FB7956"/>
    <w:rsid w:val="00FC24CB"/>
    <w:rsid w:val="00FD6EC9"/>
    <w:rsid w:val="00FE4FE2"/>
    <w:rsid w:val="00FE6E80"/>
    <w:rsid w:val="00FF475F"/>
    <w:rsid w:val="00FF4F0E"/>
    <w:rsid w:val="00FF56B1"/>
    <w:rsid w:val="00FF68F4"/>
    <w:rsid w:val="7516194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3074"/>
    <o:shapelayout v:ext="edit">
      <o:idmap v:ext="edit" data="1"/>
    </o:shapelayout>
  </w:shapeDefaults>
  <w:decimalSymbol w:val=","/>
  <w:listSeparator w:val=";"/>
  <w14:docId w14:val="1031C62C"/>
  <w15:docId w15:val="{BF72B62B-3FB7-43B1-89C5-EB9882D1CA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0" w:defUnhideWhenUsed="0" w:defQFormat="0" w:count="376">
    <w:lsdException w:name="Normal" w:uiPriority="1"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Standaard">
    <w:name w:val="Normal"/>
    <w:uiPriority w:val="1"/>
    <w:qFormat/>
    <w:rsid w:val="007C3D7B"/>
    <w:rPr>
      <w:rFonts w:asciiTheme="majorHAnsi" w:hAnsiTheme="majorHAnsi"/>
      <w:sz w:val="24"/>
    </w:rPr>
  </w:style>
  <w:style w:type="paragraph" w:styleId="Kop1">
    <w:name w:val="heading 1"/>
    <w:basedOn w:val="Standaard"/>
    <w:next w:val="Plattetekst"/>
    <w:uiPriority w:val="1"/>
    <w:qFormat/>
    <w:rsid w:val="00C14A68"/>
    <w:pPr>
      <w:numPr>
        <w:numId w:val="9"/>
      </w:numPr>
      <w:spacing w:before="120"/>
      <w:outlineLvl w:val="0"/>
    </w:pPr>
    <w:rPr>
      <w:rFonts w:ascii="Cambria" w:eastAsia="Calibri" w:hAnsi="Cambria"/>
      <w:b/>
      <w:bCs/>
      <w:sz w:val="32"/>
      <w:szCs w:val="28"/>
    </w:rPr>
  </w:style>
  <w:style w:type="paragraph" w:styleId="Kop2">
    <w:name w:val="heading 2"/>
    <w:basedOn w:val="Standaard"/>
    <w:next w:val="Standaard"/>
    <w:link w:val="Kop2Char"/>
    <w:uiPriority w:val="9"/>
    <w:unhideWhenUsed/>
    <w:qFormat/>
    <w:rsid w:val="003C4038"/>
    <w:pPr>
      <w:keepNext/>
      <w:keepLines/>
      <w:numPr>
        <w:ilvl w:val="1"/>
        <w:numId w:val="9"/>
      </w:numPr>
      <w:spacing w:before="80"/>
      <w:outlineLvl w:val="1"/>
    </w:pPr>
    <w:rPr>
      <w:rFonts w:eastAsiaTheme="majorEastAsia" w:cstheme="majorBidi"/>
      <w:b/>
      <w:sz w:val="26"/>
      <w:szCs w:val="26"/>
    </w:rPr>
  </w:style>
  <w:style w:type="paragraph" w:styleId="Kop3">
    <w:name w:val="heading 3"/>
    <w:basedOn w:val="Standaard"/>
    <w:next w:val="Standaard"/>
    <w:link w:val="Kop3Char"/>
    <w:uiPriority w:val="9"/>
    <w:unhideWhenUsed/>
    <w:qFormat/>
    <w:rsid w:val="003C4038"/>
    <w:pPr>
      <w:keepNext/>
      <w:keepLines/>
      <w:numPr>
        <w:ilvl w:val="2"/>
        <w:numId w:val="9"/>
      </w:numPr>
      <w:spacing w:before="40"/>
      <w:outlineLvl w:val="2"/>
    </w:pPr>
    <w:rPr>
      <w:rFonts w:eastAsiaTheme="majorEastAsia" w:cstheme="majorBidi"/>
      <w:b/>
      <w:color w:val="243F60" w:themeColor="accent1" w:themeShade="7F"/>
      <w:szCs w:val="24"/>
    </w:rPr>
  </w:style>
  <w:style w:type="paragraph" w:styleId="Kop4">
    <w:name w:val="heading 4"/>
    <w:basedOn w:val="Standaard"/>
    <w:next w:val="Standaard"/>
    <w:link w:val="Kop4Char"/>
    <w:uiPriority w:val="9"/>
    <w:semiHidden/>
    <w:unhideWhenUsed/>
    <w:qFormat/>
    <w:rsid w:val="003C4038"/>
    <w:pPr>
      <w:keepNext/>
      <w:keepLines/>
      <w:numPr>
        <w:ilvl w:val="3"/>
        <w:numId w:val="9"/>
      </w:numPr>
      <w:spacing w:before="40"/>
      <w:outlineLvl w:val="3"/>
    </w:pPr>
    <w:rPr>
      <w:rFonts w:eastAsiaTheme="majorEastAsia" w:cstheme="majorBidi"/>
      <w:i/>
      <w:iCs/>
      <w:color w:val="365F91" w:themeColor="accent1" w:themeShade="BF"/>
    </w:rPr>
  </w:style>
  <w:style w:type="paragraph" w:styleId="Kop5">
    <w:name w:val="heading 5"/>
    <w:basedOn w:val="Standaard"/>
    <w:next w:val="Standaard"/>
    <w:link w:val="Kop5Char"/>
    <w:uiPriority w:val="9"/>
    <w:semiHidden/>
    <w:unhideWhenUsed/>
    <w:qFormat/>
    <w:rsid w:val="003C4038"/>
    <w:pPr>
      <w:keepNext/>
      <w:keepLines/>
      <w:numPr>
        <w:ilvl w:val="4"/>
        <w:numId w:val="9"/>
      </w:numPr>
      <w:spacing w:before="40"/>
      <w:outlineLvl w:val="4"/>
    </w:pPr>
    <w:rPr>
      <w:rFonts w:eastAsiaTheme="majorEastAsia" w:cstheme="majorBidi"/>
      <w:color w:val="365F91" w:themeColor="accent1" w:themeShade="BF"/>
    </w:rPr>
  </w:style>
  <w:style w:type="paragraph" w:styleId="Kop6">
    <w:name w:val="heading 6"/>
    <w:basedOn w:val="Standaard"/>
    <w:next w:val="Standaard"/>
    <w:link w:val="Kop6Char"/>
    <w:uiPriority w:val="9"/>
    <w:semiHidden/>
    <w:unhideWhenUsed/>
    <w:qFormat/>
    <w:rsid w:val="003C4038"/>
    <w:pPr>
      <w:keepNext/>
      <w:keepLines/>
      <w:numPr>
        <w:ilvl w:val="5"/>
        <w:numId w:val="9"/>
      </w:numPr>
      <w:spacing w:before="40"/>
      <w:outlineLvl w:val="5"/>
    </w:pPr>
    <w:rPr>
      <w:rFonts w:eastAsiaTheme="majorEastAsia" w:cstheme="majorBidi"/>
      <w:color w:val="243F60" w:themeColor="accent1" w:themeShade="7F"/>
    </w:rPr>
  </w:style>
  <w:style w:type="paragraph" w:styleId="Kop7">
    <w:name w:val="heading 7"/>
    <w:basedOn w:val="Standaard"/>
    <w:next w:val="Standaard"/>
    <w:link w:val="Kop7Char"/>
    <w:uiPriority w:val="9"/>
    <w:semiHidden/>
    <w:unhideWhenUsed/>
    <w:qFormat/>
    <w:rsid w:val="003C4038"/>
    <w:pPr>
      <w:keepNext/>
      <w:keepLines/>
      <w:numPr>
        <w:ilvl w:val="6"/>
        <w:numId w:val="9"/>
      </w:numPr>
      <w:spacing w:before="40"/>
      <w:outlineLvl w:val="6"/>
    </w:pPr>
    <w:rPr>
      <w:rFonts w:eastAsiaTheme="majorEastAsia" w:cstheme="majorBidi"/>
      <w:i/>
      <w:iCs/>
      <w:color w:val="243F60" w:themeColor="accent1" w:themeShade="7F"/>
    </w:rPr>
  </w:style>
  <w:style w:type="paragraph" w:styleId="Kop8">
    <w:name w:val="heading 8"/>
    <w:basedOn w:val="Standaard"/>
    <w:next w:val="Standaard"/>
    <w:link w:val="Kop8Char"/>
    <w:uiPriority w:val="9"/>
    <w:semiHidden/>
    <w:unhideWhenUsed/>
    <w:qFormat/>
    <w:rsid w:val="003C4038"/>
    <w:pPr>
      <w:keepNext/>
      <w:keepLines/>
      <w:numPr>
        <w:ilvl w:val="7"/>
        <w:numId w:val="9"/>
      </w:numPr>
      <w:spacing w:before="40"/>
      <w:outlineLvl w:val="7"/>
    </w:pPr>
    <w:rPr>
      <w:rFonts w:eastAsiaTheme="majorEastAsia" w:cstheme="majorBidi"/>
      <w:color w:val="272727" w:themeColor="text1" w:themeTint="D8"/>
      <w:sz w:val="21"/>
      <w:szCs w:val="21"/>
    </w:rPr>
  </w:style>
  <w:style w:type="paragraph" w:styleId="Kop9">
    <w:name w:val="heading 9"/>
    <w:basedOn w:val="Standaard"/>
    <w:next w:val="Standaard"/>
    <w:link w:val="Kop9Char"/>
    <w:uiPriority w:val="9"/>
    <w:semiHidden/>
    <w:unhideWhenUsed/>
    <w:qFormat/>
    <w:rsid w:val="003C4038"/>
    <w:pPr>
      <w:keepNext/>
      <w:keepLines/>
      <w:numPr>
        <w:ilvl w:val="8"/>
        <w:numId w:val="9"/>
      </w:numPr>
      <w:spacing w:before="40"/>
      <w:outlineLvl w:val="8"/>
    </w:pPr>
    <w:rPr>
      <w:rFonts w:eastAsiaTheme="majorEastAsia" w:cstheme="majorBidi"/>
      <w:i/>
      <w:iCs/>
      <w:color w:val="272727" w:themeColor="text1" w:themeTint="D8"/>
      <w:sz w:val="21"/>
      <w:szCs w:val="2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Plattetekst">
    <w:name w:val="Body Text"/>
    <w:basedOn w:val="Standaard"/>
    <w:link w:val="PlattetekstChar"/>
    <w:uiPriority w:val="1"/>
    <w:qFormat/>
    <w:rsid w:val="007C3D7B"/>
    <w:rPr>
      <w:rFonts w:ascii="Cambria" w:eastAsia="Calibri" w:hAnsi="Cambria"/>
      <w:szCs w:val="24"/>
    </w:rPr>
  </w:style>
  <w:style w:type="paragraph" w:styleId="Lijstalinea">
    <w:name w:val="List Paragraph"/>
    <w:basedOn w:val="Standaard"/>
    <w:uiPriority w:val="34"/>
    <w:qFormat/>
  </w:style>
  <w:style w:type="paragraph" w:customStyle="1" w:styleId="TableParagraph">
    <w:name w:val="Table Paragraph"/>
    <w:basedOn w:val="Standaard"/>
    <w:uiPriority w:val="1"/>
    <w:qFormat/>
  </w:style>
  <w:style w:type="paragraph" w:styleId="Kopvaninhoudsopgave">
    <w:name w:val="TOC Heading"/>
    <w:basedOn w:val="Kop1"/>
    <w:next w:val="Standaard"/>
    <w:uiPriority w:val="39"/>
    <w:unhideWhenUsed/>
    <w:qFormat/>
    <w:rsid w:val="009D5486"/>
    <w:pPr>
      <w:keepNext/>
      <w:keepLines/>
      <w:widowControl/>
      <w:numPr>
        <w:numId w:val="8"/>
      </w:numPr>
      <w:spacing w:before="0"/>
      <w:ind w:left="0" w:firstLine="0"/>
      <w:outlineLvl w:val="9"/>
    </w:pPr>
    <w:rPr>
      <w:rFonts w:eastAsiaTheme="majorEastAsia" w:cstheme="majorBidi"/>
      <w:b w:val="0"/>
      <w:color w:val="000000" w:themeColor="text1"/>
      <w:lang w:val="nl-NL" w:eastAsia="nl-NL"/>
    </w:rPr>
  </w:style>
  <w:style w:type="paragraph" w:styleId="Koptekst">
    <w:name w:val="header"/>
    <w:basedOn w:val="Standaard"/>
    <w:link w:val="KoptekstChar"/>
    <w:uiPriority w:val="99"/>
    <w:unhideWhenUsed/>
    <w:rsid w:val="009C27F1"/>
    <w:pPr>
      <w:tabs>
        <w:tab w:val="center" w:pos="4320"/>
        <w:tab w:val="right" w:pos="8640"/>
      </w:tabs>
    </w:pPr>
  </w:style>
  <w:style w:type="character" w:customStyle="1" w:styleId="KoptekstChar">
    <w:name w:val="Koptekst Char"/>
    <w:basedOn w:val="Standaardalinea-lettertype"/>
    <w:link w:val="Koptekst"/>
    <w:uiPriority w:val="99"/>
    <w:rsid w:val="009C27F1"/>
  </w:style>
  <w:style w:type="paragraph" w:styleId="Voettekst">
    <w:name w:val="footer"/>
    <w:basedOn w:val="Standaard"/>
    <w:link w:val="VoettekstChar"/>
    <w:uiPriority w:val="99"/>
    <w:unhideWhenUsed/>
    <w:rsid w:val="009C27F1"/>
    <w:pPr>
      <w:tabs>
        <w:tab w:val="center" w:pos="4320"/>
        <w:tab w:val="right" w:pos="8640"/>
      </w:tabs>
    </w:pPr>
  </w:style>
  <w:style w:type="character" w:customStyle="1" w:styleId="VoettekstChar">
    <w:name w:val="Voettekst Char"/>
    <w:basedOn w:val="Standaardalinea-lettertype"/>
    <w:link w:val="Voettekst"/>
    <w:uiPriority w:val="99"/>
    <w:rsid w:val="009C27F1"/>
  </w:style>
  <w:style w:type="paragraph" w:styleId="Inhopg1">
    <w:name w:val="toc 1"/>
    <w:basedOn w:val="Standaard"/>
    <w:next w:val="Standaard"/>
    <w:autoRedefine/>
    <w:uiPriority w:val="39"/>
    <w:unhideWhenUsed/>
    <w:rsid w:val="00800979"/>
    <w:pPr>
      <w:spacing w:before="120"/>
    </w:pPr>
    <w:rPr>
      <w:b/>
      <w:szCs w:val="24"/>
    </w:rPr>
  </w:style>
  <w:style w:type="paragraph" w:styleId="Ballontekst">
    <w:name w:val="Balloon Text"/>
    <w:basedOn w:val="Standaard"/>
    <w:link w:val="BallontekstChar"/>
    <w:uiPriority w:val="99"/>
    <w:semiHidden/>
    <w:unhideWhenUsed/>
    <w:rsid w:val="00800979"/>
    <w:rPr>
      <w:rFonts w:ascii="Lucida Grande" w:hAnsi="Lucida Grande" w:cs="Lucida Grande"/>
      <w:sz w:val="18"/>
      <w:szCs w:val="18"/>
    </w:rPr>
  </w:style>
  <w:style w:type="character" w:customStyle="1" w:styleId="BallontekstChar">
    <w:name w:val="Ballontekst Char"/>
    <w:basedOn w:val="Standaardalinea-lettertype"/>
    <w:link w:val="Ballontekst"/>
    <w:uiPriority w:val="99"/>
    <w:semiHidden/>
    <w:rsid w:val="00800979"/>
    <w:rPr>
      <w:rFonts w:ascii="Lucida Grande" w:hAnsi="Lucida Grande" w:cs="Lucida Grande"/>
      <w:sz w:val="18"/>
      <w:szCs w:val="18"/>
    </w:rPr>
  </w:style>
  <w:style w:type="paragraph" w:styleId="Inhopg2">
    <w:name w:val="toc 2"/>
    <w:basedOn w:val="Standaard"/>
    <w:next w:val="Standaard"/>
    <w:autoRedefine/>
    <w:uiPriority w:val="39"/>
    <w:unhideWhenUsed/>
    <w:rsid w:val="00800979"/>
    <w:pPr>
      <w:ind w:left="220"/>
    </w:pPr>
    <w:rPr>
      <w:b/>
    </w:rPr>
  </w:style>
  <w:style w:type="paragraph" w:styleId="Inhopg3">
    <w:name w:val="toc 3"/>
    <w:basedOn w:val="Standaard"/>
    <w:next w:val="Standaard"/>
    <w:autoRedefine/>
    <w:uiPriority w:val="39"/>
    <w:unhideWhenUsed/>
    <w:rsid w:val="00800979"/>
    <w:pPr>
      <w:ind w:left="440"/>
    </w:pPr>
  </w:style>
  <w:style w:type="paragraph" w:styleId="Inhopg4">
    <w:name w:val="toc 4"/>
    <w:basedOn w:val="Standaard"/>
    <w:next w:val="Standaard"/>
    <w:autoRedefine/>
    <w:uiPriority w:val="39"/>
    <w:semiHidden/>
    <w:unhideWhenUsed/>
    <w:rsid w:val="00800979"/>
    <w:pPr>
      <w:ind w:left="660"/>
    </w:pPr>
    <w:rPr>
      <w:sz w:val="20"/>
      <w:szCs w:val="20"/>
    </w:rPr>
  </w:style>
  <w:style w:type="paragraph" w:styleId="Inhopg5">
    <w:name w:val="toc 5"/>
    <w:basedOn w:val="Standaard"/>
    <w:next w:val="Standaard"/>
    <w:autoRedefine/>
    <w:uiPriority w:val="39"/>
    <w:semiHidden/>
    <w:unhideWhenUsed/>
    <w:rsid w:val="00800979"/>
    <w:pPr>
      <w:ind w:left="880"/>
    </w:pPr>
    <w:rPr>
      <w:sz w:val="20"/>
      <w:szCs w:val="20"/>
    </w:rPr>
  </w:style>
  <w:style w:type="paragraph" w:styleId="Inhopg6">
    <w:name w:val="toc 6"/>
    <w:basedOn w:val="Standaard"/>
    <w:next w:val="Standaard"/>
    <w:autoRedefine/>
    <w:uiPriority w:val="39"/>
    <w:semiHidden/>
    <w:unhideWhenUsed/>
    <w:rsid w:val="00800979"/>
    <w:pPr>
      <w:ind w:left="1100"/>
    </w:pPr>
    <w:rPr>
      <w:sz w:val="20"/>
      <w:szCs w:val="20"/>
    </w:rPr>
  </w:style>
  <w:style w:type="paragraph" w:styleId="Inhopg7">
    <w:name w:val="toc 7"/>
    <w:basedOn w:val="Standaard"/>
    <w:next w:val="Standaard"/>
    <w:autoRedefine/>
    <w:uiPriority w:val="39"/>
    <w:semiHidden/>
    <w:unhideWhenUsed/>
    <w:rsid w:val="00800979"/>
    <w:pPr>
      <w:ind w:left="1320"/>
    </w:pPr>
    <w:rPr>
      <w:sz w:val="20"/>
      <w:szCs w:val="20"/>
    </w:rPr>
  </w:style>
  <w:style w:type="paragraph" w:styleId="Inhopg8">
    <w:name w:val="toc 8"/>
    <w:basedOn w:val="Standaard"/>
    <w:next w:val="Standaard"/>
    <w:autoRedefine/>
    <w:uiPriority w:val="39"/>
    <w:semiHidden/>
    <w:unhideWhenUsed/>
    <w:rsid w:val="00800979"/>
    <w:pPr>
      <w:ind w:left="1540"/>
    </w:pPr>
    <w:rPr>
      <w:sz w:val="20"/>
      <w:szCs w:val="20"/>
    </w:rPr>
  </w:style>
  <w:style w:type="paragraph" w:styleId="Inhopg9">
    <w:name w:val="toc 9"/>
    <w:basedOn w:val="Standaard"/>
    <w:next w:val="Standaard"/>
    <w:autoRedefine/>
    <w:uiPriority w:val="39"/>
    <w:semiHidden/>
    <w:unhideWhenUsed/>
    <w:rsid w:val="00800979"/>
    <w:pPr>
      <w:ind w:left="1760"/>
    </w:pPr>
    <w:rPr>
      <w:sz w:val="20"/>
      <w:szCs w:val="20"/>
    </w:rPr>
  </w:style>
  <w:style w:type="character" w:styleId="Paginanummer">
    <w:name w:val="page number"/>
    <w:basedOn w:val="Standaardalinea-lettertype"/>
    <w:uiPriority w:val="99"/>
    <w:semiHidden/>
    <w:unhideWhenUsed/>
    <w:rsid w:val="0073487E"/>
  </w:style>
  <w:style w:type="character" w:styleId="Hyperlink">
    <w:name w:val="Hyperlink"/>
    <w:basedOn w:val="Standaardalinea-lettertype"/>
    <w:uiPriority w:val="99"/>
    <w:unhideWhenUsed/>
    <w:rsid w:val="00607462"/>
    <w:rPr>
      <w:color w:val="0000FF" w:themeColor="hyperlink"/>
      <w:u w:val="single"/>
    </w:rPr>
  </w:style>
  <w:style w:type="character" w:customStyle="1" w:styleId="Kop2Char">
    <w:name w:val="Kop 2 Char"/>
    <w:basedOn w:val="Standaardalinea-lettertype"/>
    <w:link w:val="Kop2"/>
    <w:uiPriority w:val="9"/>
    <w:rsid w:val="001F1F07"/>
    <w:rPr>
      <w:rFonts w:asciiTheme="majorHAnsi" w:eastAsiaTheme="majorEastAsia" w:hAnsiTheme="majorHAnsi" w:cstheme="majorBidi"/>
      <w:b/>
      <w:sz w:val="26"/>
      <w:szCs w:val="26"/>
    </w:rPr>
  </w:style>
  <w:style w:type="paragraph" w:styleId="Documentstructuur">
    <w:name w:val="Document Map"/>
    <w:basedOn w:val="Standaard"/>
    <w:link w:val="DocumentstructuurChar"/>
    <w:uiPriority w:val="99"/>
    <w:semiHidden/>
    <w:unhideWhenUsed/>
    <w:rsid w:val="008622D8"/>
    <w:rPr>
      <w:rFonts w:ascii="Times New Roman" w:hAnsi="Times New Roman" w:cs="Times New Roman"/>
      <w:szCs w:val="24"/>
    </w:rPr>
  </w:style>
  <w:style w:type="character" w:customStyle="1" w:styleId="DocumentstructuurChar">
    <w:name w:val="Documentstructuur Char"/>
    <w:basedOn w:val="Standaardalinea-lettertype"/>
    <w:link w:val="Documentstructuur"/>
    <w:uiPriority w:val="99"/>
    <w:semiHidden/>
    <w:rsid w:val="008622D8"/>
    <w:rPr>
      <w:rFonts w:ascii="Times New Roman" w:hAnsi="Times New Roman" w:cs="Times New Roman"/>
      <w:sz w:val="24"/>
      <w:szCs w:val="24"/>
    </w:rPr>
  </w:style>
  <w:style w:type="character" w:customStyle="1" w:styleId="Kop3Char">
    <w:name w:val="Kop 3 Char"/>
    <w:basedOn w:val="Standaardalinea-lettertype"/>
    <w:link w:val="Kop3"/>
    <w:uiPriority w:val="9"/>
    <w:rsid w:val="009912E1"/>
    <w:rPr>
      <w:rFonts w:asciiTheme="majorHAnsi" w:eastAsiaTheme="majorEastAsia" w:hAnsiTheme="majorHAnsi" w:cstheme="majorBidi"/>
      <w:b/>
      <w:color w:val="243F60" w:themeColor="accent1" w:themeShade="7F"/>
      <w:sz w:val="24"/>
      <w:szCs w:val="24"/>
    </w:rPr>
  </w:style>
  <w:style w:type="character" w:customStyle="1" w:styleId="Kop4Char">
    <w:name w:val="Kop 4 Char"/>
    <w:basedOn w:val="Standaardalinea-lettertype"/>
    <w:link w:val="Kop4"/>
    <w:uiPriority w:val="9"/>
    <w:semiHidden/>
    <w:rsid w:val="003C4038"/>
    <w:rPr>
      <w:rFonts w:asciiTheme="majorHAnsi" w:eastAsiaTheme="majorEastAsia" w:hAnsiTheme="majorHAnsi" w:cstheme="majorBidi"/>
      <w:i/>
      <w:iCs/>
      <w:color w:val="365F91" w:themeColor="accent1" w:themeShade="BF"/>
      <w:sz w:val="24"/>
    </w:rPr>
  </w:style>
  <w:style w:type="character" w:customStyle="1" w:styleId="Kop5Char">
    <w:name w:val="Kop 5 Char"/>
    <w:basedOn w:val="Standaardalinea-lettertype"/>
    <w:link w:val="Kop5"/>
    <w:uiPriority w:val="9"/>
    <w:semiHidden/>
    <w:rsid w:val="003C4038"/>
    <w:rPr>
      <w:rFonts w:asciiTheme="majorHAnsi" w:eastAsiaTheme="majorEastAsia" w:hAnsiTheme="majorHAnsi" w:cstheme="majorBidi"/>
      <w:color w:val="365F91" w:themeColor="accent1" w:themeShade="BF"/>
      <w:sz w:val="24"/>
    </w:rPr>
  </w:style>
  <w:style w:type="character" w:customStyle="1" w:styleId="Kop6Char">
    <w:name w:val="Kop 6 Char"/>
    <w:basedOn w:val="Standaardalinea-lettertype"/>
    <w:link w:val="Kop6"/>
    <w:uiPriority w:val="9"/>
    <w:semiHidden/>
    <w:rsid w:val="003C4038"/>
    <w:rPr>
      <w:rFonts w:asciiTheme="majorHAnsi" w:eastAsiaTheme="majorEastAsia" w:hAnsiTheme="majorHAnsi" w:cstheme="majorBidi"/>
      <w:color w:val="243F60" w:themeColor="accent1" w:themeShade="7F"/>
      <w:sz w:val="24"/>
    </w:rPr>
  </w:style>
  <w:style w:type="character" w:customStyle="1" w:styleId="Kop7Char">
    <w:name w:val="Kop 7 Char"/>
    <w:basedOn w:val="Standaardalinea-lettertype"/>
    <w:link w:val="Kop7"/>
    <w:uiPriority w:val="9"/>
    <w:semiHidden/>
    <w:rsid w:val="003C4038"/>
    <w:rPr>
      <w:rFonts w:asciiTheme="majorHAnsi" w:eastAsiaTheme="majorEastAsia" w:hAnsiTheme="majorHAnsi" w:cstheme="majorBidi"/>
      <w:i/>
      <w:iCs/>
      <w:color w:val="243F60" w:themeColor="accent1" w:themeShade="7F"/>
      <w:sz w:val="24"/>
    </w:rPr>
  </w:style>
  <w:style w:type="character" w:customStyle="1" w:styleId="Kop8Char">
    <w:name w:val="Kop 8 Char"/>
    <w:basedOn w:val="Standaardalinea-lettertype"/>
    <w:link w:val="Kop8"/>
    <w:uiPriority w:val="9"/>
    <w:semiHidden/>
    <w:rsid w:val="003C4038"/>
    <w:rPr>
      <w:rFonts w:asciiTheme="majorHAnsi" w:eastAsiaTheme="majorEastAsia" w:hAnsiTheme="majorHAnsi" w:cstheme="majorBidi"/>
      <w:color w:val="272727" w:themeColor="text1" w:themeTint="D8"/>
      <w:sz w:val="21"/>
      <w:szCs w:val="21"/>
    </w:rPr>
  </w:style>
  <w:style w:type="character" w:customStyle="1" w:styleId="Kop9Char">
    <w:name w:val="Kop 9 Char"/>
    <w:basedOn w:val="Standaardalinea-lettertype"/>
    <w:link w:val="Kop9"/>
    <w:uiPriority w:val="9"/>
    <w:semiHidden/>
    <w:rsid w:val="003C4038"/>
    <w:rPr>
      <w:rFonts w:asciiTheme="majorHAnsi" w:eastAsiaTheme="majorEastAsia" w:hAnsiTheme="majorHAnsi" w:cstheme="majorBidi"/>
      <w:i/>
      <w:iCs/>
      <w:color w:val="272727" w:themeColor="text1" w:themeTint="D8"/>
      <w:sz w:val="21"/>
      <w:szCs w:val="21"/>
    </w:rPr>
  </w:style>
  <w:style w:type="character" w:customStyle="1" w:styleId="PlattetekstChar">
    <w:name w:val="Platte tekst Char"/>
    <w:basedOn w:val="Standaardalinea-lettertype"/>
    <w:link w:val="Plattetekst"/>
    <w:uiPriority w:val="1"/>
    <w:rsid w:val="00206F66"/>
    <w:rPr>
      <w:rFonts w:ascii="Cambria" w:eastAsia="Calibri" w:hAnsi="Cambria"/>
      <w:sz w:val="24"/>
      <w:szCs w:val="24"/>
    </w:rPr>
  </w:style>
  <w:style w:type="character" w:styleId="Verwijzingopmerking">
    <w:name w:val="annotation reference"/>
    <w:basedOn w:val="Standaardalinea-lettertype"/>
    <w:uiPriority w:val="99"/>
    <w:semiHidden/>
    <w:unhideWhenUsed/>
    <w:rsid w:val="009F4FAD"/>
    <w:rPr>
      <w:sz w:val="16"/>
      <w:szCs w:val="16"/>
    </w:rPr>
  </w:style>
  <w:style w:type="paragraph" w:styleId="Tekstopmerking">
    <w:name w:val="annotation text"/>
    <w:basedOn w:val="Standaard"/>
    <w:link w:val="TekstopmerkingChar"/>
    <w:uiPriority w:val="99"/>
    <w:semiHidden/>
    <w:unhideWhenUsed/>
    <w:rsid w:val="009F4FAD"/>
    <w:rPr>
      <w:sz w:val="20"/>
      <w:szCs w:val="20"/>
    </w:rPr>
  </w:style>
  <w:style w:type="character" w:customStyle="1" w:styleId="TekstopmerkingChar">
    <w:name w:val="Tekst opmerking Char"/>
    <w:basedOn w:val="Standaardalinea-lettertype"/>
    <w:link w:val="Tekstopmerking"/>
    <w:uiPriority w:val="99"/>
    <w:semiHidden/>
    <w:rsid w:val="009F4FAD"/>
    <w:rPr>
      <w:rFonts w:asciiTheme="majorHAnsi" w:hAnsiTheme="majorHAnsi"/>
      <w:sz w:val="20"/>
      <w:szCs w:val="20"/>
    </w:rPr>
  </w:style>
  <w:style w:type="paragraph" w:styleId="Onderwerpvanopmerking">
    <w:name w:val="annotation subject"/>
    <w:basedOn w:val="Tekstopmerking"/>
    <w:next w:val="Tekstopmerking"/>
    <w:link w:val="OnderwerpvanopmerkingChar"/>
    <w:uiPriority w:val="99"/>
    <w:semiHidden/>
    <w:unhideWhenUsed/>
    <w:rsid w:val="009F4FAD"/>
    <w:rPr>
      <w:b/>
      <w:bCs/>
    </w:rPr>
  </w:style>
  <w:style w:type="character" w:customStyle="1" w:styleId="OnderwerpvanopmerkingChar">
    <w:name w:val="Onderwerp van opmerking Char"/>
    <w:basedOn w:val="TekstopmerkingChar"/>
    <w:link w:val="Onderwerpvanopmerking"/>
    <w:uiPriority w:val="99"/>
    <w:semiHidden/>
    <w:rsid w:val="009F4FAD"/>
    <w:rPr>
      <w:rFonts w:asciiTheme="majorHAnsi" w:hAnsiTheme="majorHAnsi"/>
      <w:b/>
      <w:bCs/>
      <w:sz w:val="20"/>
      <w:szCs w:val="20"/>
    </w:rPr>
  </w:style>
  <w:style w:type="paragraph" w:styleId="Revisie">
    <w:name w:val="Revision"/>
    <w:hidden/>
    <w:uiPriority w:val="99"/>
    <w:semiHidden/>
    <w:rsid w:val="009F4FAD"/>
    <w:pPr>
      <w:widowControl/>
    </w:pPr>
    <w:rPr>
      <w:rFonts w:asciiTheme="majorHAnsi" w:hAnsiTheme="majorHAnsi"/>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196419">
      <w:bodyDiv w:val="1"/>
      <w:marLeft w:val="0"/>
      <w:marRight w:val="0"/>
      <w:marTop w:val="0"/>
      <w:marBottom w:val="0"/>
      <w:divBdr>
        <w:top w:val="none" w:sz="0" w:space="0" w:color="auto"/>
        <w:left w:val="none" w:sz="0" w:space="0" w:color="auto"/>
        <w:bottom w:val="none" w:sz="0" w:space="0" w:color="auto"/>
        <w:right w:val="none" w:sz="0" w:space="0" w:color="auto"/>
      </w:divBdr>
    </w:div>
    <w:div w:id="231890082">
      <w:bodyDiv w:val="1"/>
      <w:marLeft w:val="0"/>
      <w:marRight w:val="0"/>
      <w:marTop w:val="0"/>
      <w:marBottom w:val="0"/>
      <w:divBdr>
        <w:top w:val="none" w:sz="0" w:space="0" w:color="auto"/>
        <w:left w:val="none" w:sz="0" w:space="0" w:color="auto"/>
        <w:bottom w:val="none" w:sz="0" w:space="0" w:color="auto"/>
        <w:right w:val="none" w:sz="0" w:space="0" w:color="auto"/>
      </w:divBdr>
    </w:div>
    <w:div w:id="538476088">
      <w:bodyDiv w:val="1"/>
      <w:marLeft w:val="0"/>
      <w:marRight w:val="0"/>
      <w:marTop w:val="0"/>
      <w:marBottom w:val="0"/>
      <w:divBdr>
        <w:top w:val="none" w:sz="0" w:space="0" w:color="auto"/>
        <w:left w:val="none" w:sz="0" w:space="0" w:color="auto"/>
        <w:bottom w:val="none" w:sz="0" w:space="0" w:color="auto"/>
        <w:right w:val="none" w:sz="0" w:space="0" w:color="auto"/>
      </w:divBdr>
    </w:div>
    <w:div w:id="563947953">
      <w:bodyDiv w:val="1"/>
      <w:marLeft w:val="0"/>
      <w:marRight w:val="0"/>
      <w:marTop w:val="0"/>
      <w:marBottom w:val="0"/>
      <w:divBdr>
        <w:top w:val="none" w:sz="0" w:space="0" w:color="auto"/>
        <w:left w:val="none" w:sz="0" w:space="0" w:color="auto"/>
        <w:bottom w:val="none" w:sz="0" w:space="0" w:color="auto"/>
        <w:right w:val="none" w:sz="0" w:space="0" w:color="auto"/>
      </w:divBdr>
    </w:div>
    <w:div w:id="702366340">
      <w:bodyDiv w:val="1"/>
      <w:marLeft w:val="0"/>
      <w:marRight w:val="0"/>
      <w:marTop w:val="0"/>
      <w:marBottom w:val="0"/>
      <w:divBdr>
        <w:top w:val="none" w:sz="0" w:space="0" w:color="auto"/>
        <w:left w:val="none" w:sz="0" w:space="0" w:color="auto"/>
        <w:bottom w:val="none" w:sz="0" w:space="0" w:color="auto"/>
        <w:right w:val="none" w:sz="0" w:space="0" w:color="auto"/>
      </w:divBdr>
    </w:div>
    <w:div w:id="727148190">
      <w:bodyDiv w:val="1"/>
      <w:marLeft w:val="0"/>
      <w:marRight w:val="0"/>
      <w:marTop w:val="0"/>
      <w:marBottom w:val="0"/>
      <w:divBdr>
        <w:top w:val="none" w:sz="0" w:space="0" w:color="auto"/>
        <w:left w:val="none" w:sz="0" w:space="0" w:color="auto"/>
        <w:bottom w:val="none" w:sz="0" w:space="0" w:color="auto"/>
        <w:right w:val="none" w:sz="0" w:space="0" w:color="auto"/>
      </w:divBdr>
    </w:div>
    <w:div w:id="840119346">
      <w:bodyDiv w:val="1"/>
      <w:marLeft w:val="0"/>
      <w:marRight w:val="0"/>
      <w:marTop w:val="0"/>
      <w:marBottom w:val="0"/>
      <w:divBdr>
        <w:top w:val="none" w:sz="0" w:space="0" w:color="auto"/>
        <w:left w:val="none" w:sz="0" w:space="0" w:color="auto"/>
        <w:bottom w:val="none" w:sz="0" w:space="0" w:color="auto"/>
        <w:right w:val="none" w:sz="0" w:space="0" w:color="auto"/>
      </w:divBdr>
    </w:div>
    <w:div w:id="1160971068">
      <w:bodyDiv w:val="1"/>
      <w:marLeft w:val="0"/>
      <w:marRight w:val="0"/>
      <w:marTop w:val="0"/>
      <w:marBottom w:val="0"/>
      <w:divBdr>
        <w:top w:val="none" w:sz="0" w:space="0" w:color="auto"/>
        <w:left w:val="none" w:sz="0" w:space="0" w:color="auto"/>
        <w:bottom w:val="none" w:sz="0" w:space="0" w:color="auto"/>
        <w:right w:val="none" w:sz="0" w:space="0" w:color="auto"/>
      </w:divBdr>
    </w:div>
    <w:div w:id="1170146256">
      <w:bodyDiv w:val="1"/>
      <w:marLeft w:val="0"/>
      <w:marRight w:val="0"/>
      <w:marTop w:val="0"/>
      <w:marBottom w:val="0"/>
      <w:divBdr>
        <w:top w:val="none" w:sz="0" w:space="0" w:color="auto"/>
        <w:left w:val="none" w:sz="0" w:space="0" w:color="auto"/>
        <w:bottom w:val="none" w:sz="0" w:space="0" w:color="auto"/>
        <w:right w:val="none" w:sz="0" w:space="0" w:color="auto"/>
      </w:divBdr>
    </w:div>
    <w:div w:id="1220169917">
      <w:bodyDiv w:val="1"/>
      <w:marLeft w:val="0"/>
      <w:marRight w:val="0"/>
      <w:marTop w:val="0"/>
      <w:marBottom w:val="0"/>
      <w:divBdr>
        <w:top w:val="none" w:sz="0" w:space="0" w:color="auto"/>
        <w:left w:val="none" w:sz="0" w:space="0" w:color="auto"/>
        <w:bottom w:val="none" w:sz="0" w:space="0" w:color="auto"/>
        <w:right w:val="none" w:sz="0" w:space="0" w:color="auto"/>
      </w:divBdr>
    </w:div>
    <w:div w:id="1456408884">
      <w:bodyDiv w:val="1"/>
      <w:marLeft w:val="0"/>
      <w:marRight w:val="0"/>
      <w:marTop w:val="0"/>
      <w:marBottom w:val="0"/>
      <w:divBdr>
        <w:top w:val="none" w:sz="0" w:space="0" w:color="auto"/>
        <w:left w:val="none" w:sz="0" w:space="0" w:color="auto"/>
        <w:bottom w:val="none" w:sz="0" w:space="0" w:color="auto"/>
        <w:right w:val="none" w:sz="0" w:space="0" w:color="auto"/>
      </w:divBdr>
    </w:div>
    <w:div w:id="1509832161">
      <w:bodyDiv w:val="1"/>
      <w:marLeft w:val="0"/>
      <w:marRight w:val="0"/>
      <w:marTop w:val="0"/>
      <w:marBottom w:val="0"/>
      <w:divBdr>
        <w:top w:val="none" w:sz="0" w:space="0" w:color="auto"/>
        <w:left w:val="none" w:sz="0" w:space="0" w:color="auto"/>
        <w:bottom w:val="none" w:sz="0" w:space="0" w:color="auto"/>
        <w:right w:val="none" w:sz="0" w:space="0" w:color="auto"/>
      </w:divBdr>
    </w:div>
    <w:div w:id="2018802285">
      <w:bodyDiv w:val="1"/>
      <w:marLeft w:val="0"/>
      <w:marRight w:val="0"/>
      <w:marTop w:val="0"/>
      <w:marBottom w:val="0"/>
      <w:divBdr>
        <w:top w:val="none" w:sz="0" w:space="0" w:color="auto"/>
        <w:left w:val="none" w:sz="0" w:space="0" w:color="auto"/>
        <w:bottom w:val="none" w:sz="0" w:space="0" w:color="auto"/>
        <w:right w:val="none" w:sz="0" w:space="0" w:color="auto"/>
      </w:divBdr>
    </w:div>
    <w:div w:id="2086877829">
      <w:bodyDiv w:val="1"/>
      <w:marLeft w:val="0"/>
      <w:marRight w:val="0"/>
      <w:marTop w:val="0"/>
      <w:marBottom w:val="0"/>
      <w:divBdr>
        <w:top w:val="none" w:sz="0" w:space="0" w:color="auto"/>
        <w:left w:val="none" w:sz="0" w:space="0" w:color="auto"/>
        <w:bottom w:val="none" w:sz="0" w:space="0" w:color="auto"/>
        <w:right w:val="none" w:sz="0" w:space="0" w:color="auto"/>
      </w:divBdr>
    </w:div>
    <w:div w:id="2119596515">
      <w:bodyDiv w:val="1"/>
      <w:marLeft w:val="0"/>
      <w:marRight w:val="0"/>
      <w:marTop w:val="0"/>
      <w:marBottom w:val="0"/>
      <w:divBdr>
        <w:top w:val="none" w:sz="0" w:space="0" w:color="auto"/>
        <w:left w:val="none" w:sz="0" w:space="0" w:color="auto"/>
        <w:bottom w:val="none" w:sz="0" w:space="0" w:color="auto"/>
        <w:right w:val="none" w:sz="0" w:space="0" w:color="auto"/>
      </w:divBdr>
    </w:div>
    <w:div w:id="213925761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diagramQuickStyle" Target="diagrams/quickStyle1.xml"/><Relationship Id="rId18"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diagramLayout" Target="diagrams/layout1.xml"/><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1.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diagramData" Target="diagrams/data1.xml"/><Relationship Id="rId5" Type="http://schemas.openxmlformats.org/officeDocument/2006/relationships/numbering" Target="numbering.xml"/><Relationship Id="rId15" Type="http://schemas.microsoft.com/office/2007/relationships/diagramDrawing" Target="diagrams/drawing1.xml"/><Relationship Id="rId10" Type="http://schemas.openxmlformats.org/officeDocument/2006/relationships/endnotes" Target="endnotes.xml"/><Relationship Id="rId19"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diagramColors" Target="diagrams/colors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5AB9D72-FEDE-4A40-AA80-93A7F04EB82C}"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nl-NL"/>
        </a:p>
      </dgm:t>
    </dgm:pt>
    <dgm:pt modelId="{9D27FFFC-DC1F-42FD-BE9B-45988745C190}">
      <dgm:prSet phldrT="[Tekst]"/>
      <dgm:spPr/>
      <dgm:t>
        <a:bodyPr/>
        <a:lstStyle/>
        <a:p>
          <a:r>
            <a:rPr lang="nl-NL"/>
            <a:t>Contact.</a:t>
          </a:r>
        </a:p>
      </dgm:t>
    </dgm:pt>
    <dgm:pt modelId="{07A3BB3E-F2AA-42C4-81CC-0A5B97DAFDF8}" type="parTrans" cxnId="{DF0D6923-8256-4E14-A1DA-52FEB9BDEF83}">
      <dgm:prSet/>
      <dgm:spPr/>
      <dgm:t>
        <a:bodyPr/>
        <a:lstStyle/>
        <a:p>
          <a:endParaRPr lang="nl-NL"/>
        </a:p>
      </dgm:t>
    </dgm:pt>
    <dgm:pt modelId="{5031A951-E5AD-4585-957C-838ADA015C01}" type="sibTrans" cxnId="{DF0D6923-8256-4E14-A1DA-52FEB9BDEF83}">
      <dgm:prSet/>
      <dgm:spPr/>
      <dgm:t>
        <a:bodyPr/>
        <a:lstStyle/>
        <a:p>
          <a:endParaRPr lang="nl-NL"/>
        </a:p>
      </dgm:t>
    </dgm:pt>
    <dgm:pt modelId="{88EE98CB-86A5-4C98-A725-E625D9C02D85}">
      <dgm:prSet phldrT="[Tekst]"/>
      <dgm:spPr/>
      <dgm:t>
        <a:bodyPr/>
        <a:lstStyle/>
        <a:p>
          <a:r>
            <a:rPr lang="nl-NL"/>
            <a:t>Informatie vak.</a:t>
          </a:r>
        </a:p>
      </dgm:t>
    </dgm:pt>
    <dgm:pt modelId="{2195A94A-CFB8-422F-B905-46BE952BB70A}" type="parTrans" cxnId="{5A2C3173-EDF7-423E-91C8-2228CAF146DA}">
      <dgm:prSet/>
      <dgm:spPr/>
      <dgm:t>
        <a:bodyPr/>
        <a:lstStyle/>
        <a:p>
          <a:endParaRPr lang="nl-NL"/>
        </a:p>
      </dgm:t>
    </dgm:pt>
    <dgm:pt modelId="{A259DFCF-B487-4FD4-83A4-BB451BDD67C4}" type="sibTrans" cxnId="{5A2C3173-EDF7-423E-91C8-2228CAF146DA}">
      <dgm:prSet/>
      <dgm:spPr/>
      <dgm:t>
        <a:bodyPr/>
        <a:lstStyle/>
        <a:p>
          <a:endParaRPr lang="nl-NL"/>
        </a:p>
      </dgm:t>
    </dgm:pt>
    <dgm:pt modelId="{47C2671C-447F-4315-B7ED-5ACECBAD52E9}">
      <dgm:prSet phldrT="[Tekst]"/>
      <dgm:spPr/>
      <dgm:t>
        <a:bodyPr/>
        <a:lstStyle/>
        <a:p>
          <a:r>
            <a:rPr lang="nl-NL"/>
            <a:t>   Over ons.</a:t>
          </a:r>
        </a:p>
      </dgm:t>
    </dgm:pt>
    <dgm:pt modelId="{97ADD10D-C4C1-4764-A768-D56C0D74A633}" type="parTrans" cxnId="{C1734F96-6D74-49A6-9608-25AD10A38204}">
      <dgm:prSet/>
      <dgm:spPr/>
      <dgm:t>
        <a:bodyPr/>
        <a:lstStyle/>
        <a:p>
          <a:endParaRPr lang="nl-NL"/>
        </a:p>
      </dgm:t>
    </dgm:pt>
    <dgm:pt modelId="{4A4B4F13-3BFE-41A2-95C9-A3A7319ED0EC}" type="sibTrans" cxnId="{C1734F96-6D74-49A6-9608-25AD10A38204}">
      <dgm:prSet/>
      <dgm:spPr/>
      <dgm:t>
        <a:bodyPr/>
        <a:lstStyle/>
        <a:p>
          <a:endParaRPr lang="nl-NL"/>
        </a:p>
      </dgm:t>
    </dgm:pt>
    <dgm:pt modelId="{18AC58B8-2718-4E0D-BBCC-C4E8E4229CF5}">
      <dgm:prSet phldrT="[Tekst]"/>
      <dgm:spPr/>
      <dgm:t>
        <a:bodyPr/>
        <a:lstStyle/>
        <a:p>
          <a:r>
            <a:rPr lang="nl-NL"/>
            <a:t>Home.</a:t>
          </a:r>
        </a:p>
      </dgm:t>
    </dgm:pt>
    <dgm:pt modelId="{60BEB1BF-9732-48B0-8473-3BDE50573C58}" type="sibTrans" cxnId="{3C38C723-1C37-47E6-A542-FC501DEB3765}">
      <dgm:prSet/>
      <dgm:spPr/>
      <dgm:t>
        <a:bodyPr/>
        <a:lstStyle/>
        <a:p>
          <a:endParaRPr lang="nl-NL"/>
        </a:p>
      </dgm:t>
    </dgm:pt>
    <dgm:pt modelId="{36B5CC7F-74A8-4A4A-92B5-7E17EA1A9BAD}" type="parTrans" cxnId="{3C38C723-1C37-47E6-A542-FC501DEB3765}">
      <dgm:prSet/>
      <dgm:spPr/>
      <dgm:t>
        <a:bodyPr/>
        <a:lstStyle/>
        <a:p>
          <a:endParaRPr lang="nl-NL"/>
        </a:p>
      </dgm:t>
    </dgm:pt>
    <dgm:pt modelId="{CA4C4304-8E1A-4071-8400-64FFB05F7C54}" type="pres">
      <dgm:prSet presAssocID="{05AB9D72-FEDE-4A40-AA80-93A7F04EB82C}" presName="hierChild1" presStyleCnt="0">
        <dgm:presLayoutVars>
          <dgm:orgChart val="1"/>
          <dgm:chPref val="1"/>
          <dgm:dir/>
          <dgm:animOne val="branch"/>
          <dgm:animLvl val="lvl"/>
          <dgm:resizeHandles/>
        </dgm:presLayoutVars>
      </dgm:prSet>
      <dgm:spPr/>
    </dgm:pt>
    <dgm:pt modelId="{2BAD97FB-AD0A-4B47-8074-A1A9EC208D6D}" type="pres">
      <dgm:prSet presAssocID="{18AC58B8-2718-4E0D-BBCC-C4E8E4229CF5}" presName="hierRoot1" presStyleCnt="0">
        <dgm:presLayoutVars>
          <dgm:hierBranch val="init"/>
        </dgm:presLayoutVars>
      </dgm:prSet>
      <dgm:spPr/>
    </dgm:pt>
    <dgm:pt modelId="{BE853F36-506F-406C-B114-0D3F203D37CF}" type="pres">
      <dgm:prSet presAssocID="{18AC58B8-2718-4E0D-BBCC-C4E8E4229CF5}" presName="rootComposite1" presStyleCnt="0"/>
      <dgm:spPr/>
    </dgm:pt>
    <dgm:pt modelId="{D73A8475-6468-43D7-A14D-AFB92624F725}" type="pres">
      <dgm:prSet presAssocID="{18AC58B8-2718-4E0D-BBCC-C4E8E4229CF5}" presName="rootText1" presStyleLbl="node0" presStyleIdx="0" presStyleCnt="1">
        <dgm:presLayoutVars>
          <dgm:chPref val="3"/>
        </dgm:presLayoutVars>
      </dgm:prSet>
      <dgm:spPr/>
    </dgm:pt>
    <dgm:pt modelId="{12C0E04C-9675-4C7A-8125-63919099BDFA}" type="pres">
      <dgm:prSet presAssocID="{18AC58B8-2718-4E0D-BBCC-C4E8E4229CF5}" presName="rootConnector1" presStyleLbl="node1" presStyleIdx="0" presStyleCnt="0"/>
      <dgm:spPr/>
    </dgm:pt>
    <dgm:pt modelId="{DE494FB2-461E-4F16-A8DC-E8410BAE8F01}" type="pres">
      <dgm:prSet presAssocID="{18AC58B8-2718-4E0D-BBCC-C4E8E4229CF5}" presName="hierChild2" presStyleCnt="0"/>
      <dgm:spPr/>
    </dgm:pt>
    <dgm:pt modelId="{F1FFB0A4-9572-468B-A065-170F7ECA6134}" type="pres">
      <dgm:prSet presAssocID="{2195A94A-CFB8-422F-B905-46BE952BB70A}" presName="Name37" presStyleLbl="parChTrans1D2" presStyleIdx="0" presStyleCnt="3"/>
      <dgm:spPr/>
    </dgm:pt>
    <dgm:pt modelId="{F44E671E-5123-405C-85D7-95726EEA8A8C}" type="pres">
      <dgm:prSet presAssocID="{88EE98CB-86A5-4C98-A725-E625D9C02D85}" presName="hierRoot2" presStyleCnt="0">
        <dgm:presLayoutVars>
          <dgm:hierBranch val="init"/>
        </dgm:presLayoutVars>
      </dgm:prSet>
      <dgm:spPr/>
    </dgm:pt>
    <dgm:pt modelId="{F6529B0C-FDB6-4A27-8A72-C251D1B750F4}" type="pres">
      <dgm:prSet presAssocID="{88EE98CB-86A5-4C98-A725-E625D9C02D85}" presName="rootComposite" presStyleCnt="0"/>
      <dgm:spPr/>
    </dgm:pt>
    <dgm:pt modelId="{D285F50E-7570-4AAF-9AFE-C668F2BA9AEE}" type="pres">
      <dgm:prSet presAssocID="{88EE98CB-86A5-4C98-A725-E625D9C02D85}" presName="rootText" presStyleLbl="node2" presStyleIdx="0" presStyleCnt="3">
        <dgm:presLayoutVars>
          <dgm:chPref val="3"/>
        </dgm:presLayoutVars>
      </dgm:prSet>
      <dgm:spPr/>
    </dgm:pt>
    <dgm:pt modelId="{9238F49A-5568-4A5D-9A67-B714E291924F}" type="pres">
      <dgm:prSet presAssocID="{88EE98CB-86A5-4C98-A725-E625D9C02D85}" presName="rootConnector" presStyleLbl="node2" presStyleIdx="0" presStyleCnt="3"/>
      <dgm:spPr/>
    </dgm:pt>
    <dgm:pt modelId="{576E2E97-5877-4D79-8AF0-ECFC7EDB50B2}" type="pres">
      <dgm:prSet presAssocID="{88EE98CB-86A5-4C98-A725-E625D9C02D85}" presName="hierChild4" presStyleCnt="0"/>
      <dgm:spPr/>
    </dgm:pt>
    <dgm:pt modelId="{F5B6F5E1-EC3C-43C9-A4C1-DA554C9A624E}" type="pres">
      <dgm:prSet presAssocID="{88EE98CB-86A5-4C98-A725-E625D9C02D85}" presName="hierChild5" presStyleCnt="0"/>
      <dgm:spPr/>
    </dgm:pt>
    <dgm:pt modelId="{806C9453-BA2C-4113-BD8B-67E2971165CC}" type="pres">
      <dgm:prSet presAssocID="{97ADD10D-C4C1-4764-A768-D56C0D74A633}" presName="Name37" presStyleLbl="parChTrans1D2" presStyleIdx="1" presStyleCnt="3"/>
      <dgm:spPr/>
    </dgm:pt>
    <dgm:pt modelId="{4A06757A-6173-40D2-A0CC-3DD31ACF495D}" type="pres">
      <dgm:prSet presAssocID="{47C2671C-447F-4315-B7ED-5ACECBAD52E9}" presName="hierRoot2" presStyleCnt="0">
        <dgm:presLayoutVars>
          <dgm:hierBranch val="init"/>
        </dgm:presLayoutVars>
      </dgm:prSet>
      <dgm:spPr/>
    </dgm:pt>
    <dgm:pt modelId="{98532C56-84AE-45E0-B6E1-7E60133CEF74}" type="pres">
      <dgm:prSet presAssocID="{47C2671C-447F-4315-B7ED-5ACECBAD52E9}" presName="rootComposite" presStyleCnt="0"/>
      <dgm:spPr/>
    </dgm:pt>
    <dgm:pt modelId="{8EF26189-17AC-4FB2-922E-9B2F2134DBD0}" type="pres">
      <dgm:prSet presAssocID="{47C2671C-447F-4315-B7ED-5ACECBAD52E9}" presName="rootText" presStyleLbl="node2" presStyleIdx="1" presStyleCnt="3">
        <dgm:presLayoutVars>
          <dgm:chPref val="3"/>
        </dgm:presLayoutVars>
      </dgm:prSet>
      <dgm:spPr/>
    </dgm:pt>
    <dgm:pt modelId="{99C06435-39EE-4235-A571-99CD17C57DE0}" type="pres">
      <dgm:prSet presAssocID="{47C2671C-447F-4315-B7ED-5ACECBAD52E9}" presName="rootConnector" presStyleLbl="node2" presStyleIdx="1" presStyleCnt="3"/>
      <dgm:spPr/>
    </dgm:pt>
    <dgm:pt modelId="{013D9802-3ABF-476C-A620-159B0ADE091F}" type="pres">
      <dgm:prSet presAssocID="{47C2671C-447F-4315-B7ED-5ACECBAD52E9}" presName="hierChild4" presStyleCnt="0"/>
      <dgm:spPr/>
    </dgm:pt>
    <dgm:pt modelId="{43984265-B9DD-4A2B-AD14-23A464923951}" type="pres">
      <dgm:prSet presAssocID="{47C2671C-447F-4315-B7ED-5ACECBAD52E9}" presName="hierChild5" presStyleCnt="0"/>
      <dgm:spPr/>
    </dgm:pt>
    <dgm:pt modelId="{693A3824-EAC4-450B-96AA-84772F527250}" type="pres">
      <dgm:prSet presAssocID="{07A3BB3E-F2AA-42C4-81CC-0A5B97DAFDF8}" presName="Name37" presStyleLbl="parChTrans1D2" presStyleIdx="2" presStyleCnt="3"/>
      <dgm:spPr/>
    </dgm:pt>
    <dgm:pt modelId="{57377DEE-CCBF-4258-965F-A72FD2CC827D}" type="pres">
      <dgm:prSet presAssocID="{9D27FFFC-DC1F-42FD-BE9B-45988745C190}" presName="hierRoot2" presStyleCnt="0">
        <dgm:presLayoutVars>
          <dgm:hierBranch val="init"/>
        </dgm:presLayoutVars>
      </dgm:prSet>
      <dgm:spPr/>
    </dgm:pt>
    <dgm:pt modelId="{65A26726-735B-420D-915B-91974EF65CC0}" type="pres">
      <dgm:prSet presAssocID="{9D27FFFC-DC1F-42FD-BE9B-45988745C190}" presName="rootComposite" presStyleCnt="0"/>
      <dgm:spPr/>
    </dgm:pt>
    <dgm:pt modelId="{C6AC5F9F-0E98-4DE1-8B13-48EBABC2F38D}" type="pres">
      <dgm:prSet presAssocID="{9D27FFFC-DC1F-42FD-BE9B-45988745C190}" presName="rootText" presStyleLbl="node2" presStyleIdx="2" presStyleCnt="3">
        <dgm:presLayoutVars>
          <dgm:chPref val="3"/>
        </dgm:presLayoutVars>
      </dgm:prSet>
      <dgm:spPr/>
    </dgm:pt>
    <dgm:pt modelId="{469526F2-14E2-411B-A895-2BA79F8F3996}" type="pres">
      <dgm:prSet presAssocID="{9D27FFFC-DC1F-42FD-BE9B-45988745C190}" presName="rootConnector" presStyleLbl="node2" presStyleIdx="2" presStyleCnt="3"/>
      <dgm:spPr/>
    </dgm:pt>
    <dgm:pt modelId="{5C243E81-D4BF-4336-A86A-C53F69846EAF}" type="pres">
      <dgm:prSet presAssocID="{9D27FFFC-DC1F-42FD-BE9B-45988745C190}" presName="hierChild4" presStyleCnt="0"/>
      <dgm:spPr/>
    </dgm:pt>
    <dgm:pt modelId="{6456D875-AEED-4DD7-906A-22779942703A}" type="pres">
      <dgm:prSet presAssocID="{9D27FFFC-DC1F-42FD-BE9B-45988745C190}" presName="hierChild5" presStyleCnt="0"/>
      <dgm:spPr/>
    </dgm:pt>
    <dgm:pt modelId="{3A81A041-C461-4BFD-9ADD-9C6A4CDAC689}" type="pres">
      <dgm:prSet presAssocID="{18AC58B8-2718-4E0D-BBCC-C4E8E4229CF5}" presName="hierChild3" presStyleCnt="0"/>
      <dgm:spPr/>
    </dgm:pt>
  </dgm:ptLst>
  <dgm:cxnLst>
    <dgm:cxn modelId="{07188E1E-8C7A-4AF8-B455-B0485031723D}" type="presOf" srcId="{88EE98CB-86A5-4C98-A725-E625D9C02D85}" destId="{9238F49A-5568-4A5D-9A67-B714E291924F}" srcOrd="1" destOrd="0" presId="urn:microsoft.com/office/officeart/2005/8/layout/orgChart1"/>
    <dgm:cxn modelId="{DF0D6923-8256-4E14-A1DA-52FEB9BDEF83}" srcId="{18AC58B8-2718-4E0D-BBCC-C4E8E4229CF5}" destId="{9D27FFFC-DC1F-42FD-BE9B-45988745C190}" srcOrd="2" destOrd="0" parTransId="{07A3BB3E-F2AA-42C4-81CC-0A5B97DAFDF8}" sibTransId="{5031A951-E5AD-4585-957C-838ADA015C01}"/>
    <dgm:cxn modelId="{3C38C723-1C37-47E6-A542-FC501DEB3765}" srcId="{05AB9D72-FEDE-4A40-AA80-93A7F04EB82C}" destId="{18AC58B8-2718-4E0D-BBCC-C4E8E4229CF5}" srcOrd="0" destOrd="0" parTransId="{36B5CC7F-74A8-4A4A-92B5-7E17EA1A9BAD}" sibTransId="{60BEB1BF-9732-48B0-8473-3BDE50573C58}"/>
    <dgm:cxn modelId="{D1EC8C2D-EF3E-4135-90AF-3552C78FD605}" type="presOf" srcId="{9D27FFFC-DC1F-42FD-BE9B-45988745C190}" destId="{469526F2-14E2-411B-A895-2BA79F8F3996}" srcOrd="1" destOrd="0" presId="urn:microsoft.com/office/officeart/2005/8/layout/orgChart1"/>
    <dgm:cxn modelId="{5E561864-FBDE-41AE-8854-5A8E1A2998D8}" type="presOf" srcId="{18AC58B8-2718-4E0D-BBCC-C4E8E4229CF5}" destId="{12C0E04C-9675-4C7A-8125-63919099BDFA}" srcOrd="1" destOrd="0" presId="urn:microsoft.com/office/officeart/2005/8/layout/orgChart1"/>
    <dgm:cxn modelId="{F7175B44-C49F-4282-A615-563110A98690}" type="presOf" srcId="{2195A94A-CFB8-422F-B905-46BE952BB70A}" destId="{F1FFB0A4-9572-468B-A065-170F7ECA6134}" srcOrd="0" destOrd="0" presId="urn:microsoft.com/office/officeart/2005/8/layout/orgChart1"/>
    <dgm:cxn modelId="{028D5052-0DE5-4EAE-9AF2-BECE7C85F428}" type="presOf" srcId="{97ADD10D-C4C1-4764-A768-D56C0D74A633}" destId="{806C9453-BA2C-4113-BD8B-67E2971165CC}" srcOrd="0" destOrd="0" presId="urn:microsoft.com/office/officeart/2005/8/layout/orgChart1"/>
    <dgm:cxn modelId="{4B7C7752-1F0C-4707-8566-8D3A39637E52}" type="presOf" srcId="{07A3BB3E-F2AA-42C4-81CC-0A5B97DAFDF8}" destId="{693A3824-EAC4-450B-96AA-84772F527250}" srcOrd="0" destOrd="0" presId="urn:microsoft.com/office/officeart/2005/8/layout/orgChart1"/>
    <dgm:cxn modelId="{5A2C3173-EDF7-423E-91C8-2228CAF146DA}" srcId="{18AC58B8-2718-4E0D-BBCC-C4E8E4229CF5}" destId="{88EE98CB-86A5-4C98-A725-E625D9C02D85}" srcOrd="0" destOrd="0" parTransId="{2195A94A-CFB8-422F-B905-46BE952BB70A}" sibTransId="{A259DFCF-B487-4FD4-83A4-BB451BDD67C4}"/>
    <dgm:cxn modelId="{BA12827C-39B9-468E-88B4-B1BBE5DB7DE5}" type="presOf" srcId="{88EE98CB-86A5-4C98-A725-E625D9C02D85}" destId="{D285F50E-7570-4AAF-9AFE-C668F2BA9AEE}" srcOrd="0" destOrd="0" presId="urn:microsoft.com/office/officeart/2005/8/layout/orgChart1"/>
    <dgm:cxn modelId="{C1734F96-6D74-49A6-9608-25AD10A38204}" srcId="{18AC58B8-2718-4E0D-BBCC-C4E8E4229CF5}" destId="{47C2671C-447F-4315-B7ED-5ACECBAD52E9}" srcOrd="1" destOrd="0" parTransId="{97ADD10D-C4C1-4764-A768-D56C0D74A633}" sibTransId="{4A4B4F13-3BFE-41A2-95C9-A3A7319ED0EC}"/>
    <dgm:cxn modelId="{9DAACF9E-B3A1-47ED-ABE3-FAA4F834EF5E}" type="presOf" srcId="{47C2671C-447F-4315-B7ED-5ACECBAD52E9}" destId="{99C06435-39EE-4235-A571-99CD17C57DE0}" srcOrd="1" destOrd="0" presId="urn:microsoft.com/office/officeart/2005/8/layout/orgChart1"/>
    <dgm:cxn modelId="{475DB1B5-2A9C-40D5-B7F2-3C9F0C7ECC27}" type="presOf" srcId="{18AC58B8-2718-4E0D-BBCC-C4E8E4229CF5}" destId="{D73A8475-6468-43D7-A14D-AFB92624F725}" srcOrd="0" destOrd="0" presId="urn:microsoft.com/office/officeart/2005/8/layout/orgChart1"/>
    <dgm:cxn modelId="{D2B228D3-6B19-4C4F-8120-5614F2E43DA3}" type="presOf" srcId="{9D27FFFC-DC1F-42FD-BE9B-45988745C190}" destId="{C6AC5F9F-0E98-4DE1-8B13-48EBABC2F38D}" srcOrd="0" destOrd="0" presId="urn:microsoft.com/office/officeart/2005/8/layout/orgChart1"/>
    <dgm:cxn modelId="{E773A2E9-6702-4AAD-A003-08725F013C39}" type="presOf" srcId="{47C2671C-447F-4315-B7ED-5ACECBAD52E9}" destId="{8EF26189-17AC-4FB2-922E-9B2F2134DBD0}" srcOrd="0" destOrd="0" presId="urn:microsoft.com/office/officeart/2005/8/layout/orgChart1"/>
    <dgm:cxn modelId="{B3B7C3EE-B0C7-411C-8360-FC718F8BFA24}" type="presOf" srcId="{05AB9D72-FEDE-4A40-AA80-93A7F04EB82C}" destId="{CA4C4304-8E1A-4071-8400-64FFB05F7C54}" srcOrd="0" destOrd="0" presId="urn:microsoft.com/office/officeart/2005/8/layout/orgChart1"/>
    <dgm:cxn modelId="{F77FC7EF-EA0C-4658-A78D-218EF1B1FEBE}" type="presParOf" srcId="{CA4C4304-8E1A-4071-8400-64FFB05F7C54}" destId="{2BAD97FB-AD0A-4B47-8074-A1A9EC208D6D}" srcOrd="0" destOrd="0" presId="urn:microsoft.com/office/officeart/2005/8/layout/orgChart1"/>
    <dgm:cxn modelId="{415839E1-C8DA-4630-BC82-7F0EF4A58632}" type="presParOf" srcId="{2BAD97FB-AD0A-4B47-8074-A1A9EC208D6D}" destId="{BE853F36-506F-406C-B114-0D3F203D37CF}" srcOrd="0" destOrd="0" presId="urn:microsoft.com/office/officeart/2005/8/layout/orgChart1"/>
    <dgm:cxn modelId="{40D35ADF-4F2B-4FD1-9AC3-0A6AE35D8FAF}" type="presParOf" srcId="{BE853F36-506F-406C-B114-0D3F203D37CF}" destId="{D73A8475-6468-43D7-A14D-AFB92624F725}" srcOrd="0" destOrd="0" presId="urn:microsoft.com/office/officeart/2005/8/layout/orgChart1"/>
    <dgm:cxn modelId="{93A55249-185D-4533-8062-C278E5AD5BC2}" type="presParOf" srcId="{BE853F36-506F-406C-B114-0D3F203D37CF}" destId="{12C0E04C-9675-4C7A-8125-63919099BDFA}" srcOrd="1" destOrd="0" presId="urn:microsoft.com/office/officeart/2005/8/layout/orgChart1"/>
    <dgm:cxn modelId="{6BF46109-BDA7-4116-B2B0-C27ECAF8ECA7}" type="presParOf" srcId="{2BAD97FB-AD0A-4B47-8074-A1A9EC208D6D}" destId="{DE494FB2-461E-4F16-A8DC-E8410BAE8F01}" srcOrd="1" destOrd="0" presId="urn:microsoft.com/office/officeart/2005/8/layout/orgChart1"/>
    <dgm:cxn modelId="{D1EBADEA-33BD-4BF0-8083-66974C705D91}" type="presParOf" srcId="{DE494FB2-461E-4F16-A8DC-E8410BAE8F01}" destId="{F1FFB0A4-9572-468B-A065-170F7ECA6134}" srcOrd="0" destOrd="0" presId="urn:microsoft.com/office/officeart/2005/8/layout/orgChart1"/>
    <dgm:cxn modelId="{D8DF1FB0-279E-4978-8498-A0507426484E}" type="presParOf" srcId="{DE494FB2-461E-4F16-A8DC-E8410BAE8F01}" destId="{F44E671E-5123-405C-85D7-95726EEA8A8C}" srcOrd="1" destOrd="0" presId="urn:microsoft.com/office/officeart/2005/8/layout/orgChart1"/>
    <dgm:cxn modelId="{7934293C-5783-4D8B-84E0-E2D488405EC8}" type="presParOf" srcId="{F44E671E-5123-405C-85D7-95726EEA8A8C}" destId="{F6529B0C-FDB6-4A27-8A72-C251D1B750F4}" srcOrd="0" destOrd="0" presId="urn:microsoft.com/office/officeart/2005/8/layout/orgChart1"/>
    <dgm:cxn modelId="{B3BD1B6F-AC14-4ACB-8765-177AEE0A4389}" type="presParOf" srcId="{F6529B0C-FDB6-4A27-8A72-C251D1B750F4}" destId="{D285F50E-7570-4AAF-9AFE-C668F2BA9AEE}" srcOrd="0" destOrd="0" presId="urn:microsoft.com/office/officeart/2005/8/layout/orgChart1"/>
    <dgm:cxn modelId="{E871EA71-253E-4304-856E-3BCDABE50ABA}" type="presParOf" srcId="{F6529B0C-FDB6-4A27-8A72-C251D1B750F4}" destId="{9238F49A-5568-4A5D-9A67-B714E291924F}" srcOrd="1" destOrd="0" presId="urn:microsoft.com/office/officeart/2005/8/layout/orgChart1"/>
    <dgm:cxn modelId="{2AEA9978-0A8E-4AF7-922D-25AEAB0565F0}" type="presParOf" srcId="{F44E671E-5123-405C-85D7-95726EEA8A8C}" destId="{576E2E97-5877-4D79-8AF0-ECFC7EDB50B2}" srcOrd="1" destOrd="0" presId="urn:microsoft.com/office/officeart/2005/8/layout/orgChart1"/>
    <dgm:cxn modelId="{CF06E2C2-35BC-49EC-9853-FED41386ADD9}" type="presParOf" srcId="{F44E671E-5123-405C-85D7-95726EEA8A8C}" destId="{F5B6F5E1-EC3C-43C9-A4C1-DA554C9A624E}" srcOrd="2" destOrd="0" presId="urn:microsoft.com/office/officeart/2005/8/layout/orgChart1"/>
    <dgm:cxn modelId="{2EF8C641-CAC1-46AE-961A-9B950241F7B4}" type="presParOf" srcId="{DE494FB2-461E-4F16-A8DC-E8410BAE8F01}" destId="{806C9453-BA2C-4113-BD8B-67E2971165CC}" srcOrd="2" destOrd="0" presId="urn:microsoft.com/office/officeart/2005/8/layout/orgChart1"/>
    <dgm:cxn modelId="{446B457B-6E1E-4CB9-8E94-A8C5ED24DF37}" type="presParOf" srcId="{DE494FB2-461E-4F16-A8DC-E8410BAE8F01}" destId="{4A06757A-6173-40D2-A0CC-3DD31ACF495D}" srcOrd="3" destOrd="0" presId="urn:microsoft.com/office/officeart/2005/8/layout/orgChart1"/>
    <dgm:cxn modelId="{B530A6F7-BC15-4F75-815F-C0FA3BCE8731}" type="presParOf" srcId="{4A06757A-6173-40D2-A0CC-3DD31ACF495D}" destId="{98532C56-84AE-45E0-B6E1-7E60133CEF74}" srcOrd="0" destOrd="0" presId="urn:microsoft.com/office/officeart/2005/8/layout/orgChart1"/>
    <dgm:cxn modelId="{A07588A4-6C09-42F6-8FA8-D1D5AB1DDC18}" type="presParOf" srcId="{98532C56-84AE-45E0-B6E1-7E60133CEF74}" destId="{8EF26189-17AC-4FB2-922E-9B2F2134DBD0}" srcOrd="0" destOrd="0" presId="urn:microsoft.com/office/officeart/2005/8/layout/orgChart1"/>
    <dgm:cxn modelId="{B0761C06-C48D-4530-9CFB-5A14005FDF97}" type="presParOf" srcId="{98532C56-84AE-45E0-B6E1-7E60133CEF74}" destId="{99C06435-39EE-4235-A571-99CD17C57DE0}" srcOrd="1" destOrd="0" presId="urn:microsoft.com/office/officeart/2005/8/layout/orgChart1"/>
    <dgm:cxn modelId="{270BCD2E-E4C8-4AA6-A256-9443B0D3819E}" type="presParOf" srcId="{4A06757A-6173-40D2-A0CC-3DD31ACF495D}" destId="{013D9802-3ABF-476C-A620-159B0ADE091F}" srcOrd="1" destOrd="0" presId="urn:microsoft.com/office/officeart/2005/8/layout/orgChart1"/>
    <dgm:cxn modelId="{B1E11C02-61C2-401F-9652-6D2E55468C31}" type="presParOf" srcId="{4A06757A-6173-40D2-A0CC-3DD31ACF495D}" destId="{43984265-B9DD-4A2B-AD14-23A464923951}" srcOrd="2" destOrd="0" presId="urn:microsoft.com/office/officeart/2005/8/layout/orgChart1"/>
    <dgm:cxn modelId="{59C3AD5B-D966-47C6-A3B5-441FCD9CE3C1}" type="presParOf" srcId="{DE494FB2-461E-4F16-A8DC-E8410BAE8F01}" destId="{693A3824-EAC4-450B-96AA-84772F527250}" srcOrd="4" destOrd="0" presId="urn:microsoft.com/office/officeart/2005/8/layout/orgChart1"/>
    <dgm:cxn modelId="{EFF3AA85-02C2-413F-B7DF-1BBA5EBE0B9F}" type="presParOf" srcId="{DE494FB2-461E-4F16-A8DC-E8410BAE8F01}" destId="{57377DEE-CCBF-4258-965F-A72FD2CC827D}" srcOrd="5" destOrd="0" presId="urn:microsoft.com/office/officeart/2005/8/layout/orgChart1"/>
    <dgm:cxn modelId="{B502EC7E-E6A2-4C30-988B-001FA2EBE5FC}" type="presParOf" srcId="{57377DEE-CCBF-4258-965F-A72FD2CC827D}" destId="{65A26726-735B-420D-915B-91974EF65CC0}" srcOrd="0" destOrd="0" presId="urn:microsoft.com/office/officeart/2005/8/layout/orgChart1"/>
    <dgm:cxn modelId="{8826D048-557E-4B17-906C-AD44455F633B}" type="presParOf" srcId="{65A26726-735B-420D-915B-91974EF65CC0}" destId="{C6AC5F9F-0E98-4DE1-8B13-48EBABC2F38D}" srcOrd="0" destOrd="0" presId="urn:microsoft.com/office/officeart/2005/8/layout/orgChart1"/>
    <dgm:cxn modelId="{B9000E9A-F829-4824-A3AE-C57842A0C771}" type="presParOf" srcId="{65A26726-735B-420D-915B-91974EF65CC0}" destId="{469526F2-14E2-411B-A895-2BA79F8F3996}" srcOrd="1" destOrd="0" presId="urn:microsoft.com/office/officeart/2005/8/layout/orgChart1"/>
    <dgm:cxn modelId="{9DB25E4B-82E6-427B-B330-583365156BC3}" type="presParOf" srcId="{57377DEE-CCBF-4258-965F-A72FD2CC827D}" destId="{5C243E81-D4BF-4336-A86A-C53F69846EAF}" srcOrd="1" destOrd="0" presId="urn:microsoft.com/office/officeart/2005/8/layout/orgChart1"/>
    <dgm:cxn modelId="{B34F5F05-DB06-4F71-A36A-AC541C6C9B1C}" type="presParOf" srcId="{57377DEE-CCBF-4258-965F-A72FD2CC827D}" destId="{6456D875-AEED-4DD7-906A-22779942703A}" srcOrd="2" destOrd="0" presId="urn:microsoft.com/office/officeart/2005/8/layout/orgChart1"/>
    <dgm:cxn modelId="{F6750920-5455-4D22-9215-CCDE10AD0375}" type="presParOf" srcId="{2BAD97FB-AD0A-4B47-8074-A1A9EC208D6D}" destId="{3A81A041-C461-4BFD-9ADD-9C6A4CDAC689}" srcOrd="2" destOrd="0" presId="urn:microsoft.com/office/officeart/2005/8/layout/orgChart1"/>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93A3824-EAC4-450B-96AA-84772F527250}">
      <dsp:nvSpPr>
        <dsp:cNvPr id="0" name=""/>
        <dsp:cNvSpPr/>
      </dsp:nvSpPr>
      <dsp:spPr>
        <a:xfrm>
          <a:off x="2867025" y="1433385"/>
          <a:ext cx="2028441" cy="352043"/>
        </a:xfrm>
        <a:custGeom>
          <a:avLst/>
          <a:gdLst/>
          <a:ahLst/>
          <a:cxnLst/>
          <a:rect l="0" t="0" r="0" b="0"/>
          <a:pathLst>
            <a:path>
              <a:moveTo>
                <a:pt x="0" y="0"/>
              </a:moveTo>
              <a:lnTo>
                <a:pt x="0" y="176021"/>
              </a:lnTo>
              <a:lnTo>
                <a:pt x="2028441" y="176021"/>
              </a:lnTo>
              <a:lnTo>
                <a:pt x="2028441" y="35204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06C9453-BA2C-4113-BD8B-67E2971165CC}">
      <dsp:nvSpPr>
        <dsp:cNvPr id="0" name=""/>
        <dsp:cNvSpPr/>
      </dsp:nvSpPr>
      <dsp:spPr>
        <a:xfrm>
          <a:off x="2821304" y="1433385"/>
          <a:ext cx="91440" cy="352043"/>
        </a:xfrm>
        <a:custGeom>
          <a:avLst/>
          <a:gdLst/>
          <a:ahLst/>
          <a:cxnLst/>
          <a:rect l="0" t="0" r="0" b="0"/>
          <a:pathLst>
            <a:path>
              <a:moveTo>
                <a:pt x="45720" y="0"/>
              </a:moveTo>
              <a:lnTo>
                <a:pt x="45720" y="35204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1FFB0A4-9572-468B-A065-170F7ECA6134}">
      <dsp:nvSpPr>
        <dsp:cNvPr id="0" name=""/>
        <dsp:cNvSpPr/>
      </dsp:nvSpPr>
      <dsp:spPr>
        <a:xfrm>
          <a:off x="838583" y="1433385"/>
          <a:ext cx="2028441" cy="352043"/>
        </a:xfrm>
        <a:custGeom>
          <a:avLst/>
          <a:gdLst/>
          <a:ahLst/>
          <a:cxnLst/>
          <a:rect l="0" t="0" r="0" b="0"/>
          <a:pathLst>
            <a:path>
              <a:moveTo>
                <a:pt x="2028441" y="0"/>
              </a:moveTo>
              <a:lnTo>
                <a:pt x="2028441" y="176021"/>
              </a:lnTo>
              <a:lnTo>
                <a:pt x="0" y="176021"/>
              </a:lnTo>
              <a:lnTo>
                <a:pt x="0" y="35204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73A8475-6468-43D7-A14D-AFB92624F725}">
      <dsp:nvSpPr>
        <dsp:cNvPr id="0" name=""/>
        <dsp:cNvSpPr/>
      </dsp:nvSpPr>
      <dsp:spPr>
        <a:xfrm>
          <a:off x="2028826" y="595186"/>
          <a:ext cx="1676397" cy="83819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7780" tIns="17780" rIns="17780" bIns="17780" numCol="1" spcCol="1270" anchor="ctr" anchorCtr="0">
          <a:noAutofit/>
        </a:bodyPr>
        <a:lstStyle/>
        <a:p>
          <a:pPr marL="0" lvl="0" indent="0" algn="ctr" defTabSz="1244600">
            <a:lnSpc>
              <a:spcPct val="90000"/>
            </a:lnSpc>
            <a:spcBef>
              <a:spcPct val="0"/>
            </a:spcBef>
            <a:spcAft>
              <a:spcPct val="35000"/>
            </a:spcAft>
            <a:buNone/>
          </a:pPr>
          <a:r>
            <a:rPr lang="nl-NL" sz="2800" kern="1200"/>
            <a:t>Home.</a:t>
          </a:r>
        </a:p>
      </dsp:txBody>
      <dsp:txXfrm>
        <a:off x="2028826" y="595186"/>
        <a:ext cx="1676397" cy="838198"/>
      </dsp:txXfrm>
    </dsp:sp>
    <dsp:sp modelId="{D285F50E-7570-4AAF-9AFE-C668F2BA9AEE}">
      <dsp:nvSpPr>
        <dsp:cNvPr id="0" name=""/>
        <dsp:cNvSpPr/>
      </dsp:nvSpPr>
      <dsp:spPr>
        <a:xfrm>
          <a:off x="384" y="1785429"/>
          <a:ext cx="1676397" cy="83819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7780" tIns="17780" rIns="17780" bIns="17780" numCol="1" spcCol="1270" anchor="ctr" anchorCtr="0">
          <a:noAutofit/>
        </a:bodyPr>
        <a:lstStyle/>
        <a:p>
          <a:pPr marL="0" lvl="0" indent="0" algn="ctr" defTabSz="1244600">
            <a:lnSpc>
              <a:spcPct val="90000"/>
            </a:lnSpc>
            <a:spcBef>
              <a:spcPct val="0"/>
            </a:spcBef>
            <a:spcAft>
              <a:spcPct val="35000"/>
            </a:spcAft>
            <a:buNone/>
          </a:pPr>
          <a:r>
            <a:rPr lang="nl-NL" sz="2800" kern="1200"/>
            <a:t>Informatie vak.</a:t>
          </a:r>
        </a:p>
      </dsp:txBody>
      <dsp:txXfrm>
        <a:off x="384" y="1785429"/>
        <a:ext cx="1676397" cy="838198"/>
      </dsp:txXfrm>
    </dsp:sp>
    <dsp:sp modelId="{8EF26189-17AC-4FB2-922E-9B2F2134DBD0}">
      <dsp:nvSpPr>
        <dsp:cNvPr id="0" name=""/>
        <dsp:cNvSpPr/>
      </dsp:nvSpPr>
      <dsp:spPr>
        <a:xfrm>
          <a:off x="2028826" y="1785429"/>
          <a:ext cx="1676397" cy="83819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7780" tIns="17780" rIns="17780" bIns="17780" numCol="1" spcCol="1270" anchor="ctr" anchorCtr="0">
          <a:noAutofit/>
        </a:bodyPr>
        <a:lstStyle/>
        <a:p>
          <a:pPr marL="0" lvl="0" indent="0" algn="ctr" defTabSz="1244600">
            <a:lnSpc>
              <a:spcPct val="90000"/>
            </a:lnSpc>
            <a:spcBef>
              <a:spcPct val="0"/>
            </a:spcBef>
            <a:spcAft>
              <a:spcPct val="35000"/>
            </a:spcAft>
            <a:buNone/>
          </a:pPr>
          <a:r>
            <a:rPr lang="nl-NL" sz="2800" kern="1200"/>
            <a:t>   Over ons.</a:t>
          </a:r>
        </a:p>
      </dsp:txBody>
      <dsp:txXfrm>
        <a:off x="2028826" y="1785429"/>
        <a:ext cx="1676397" cy="838198"/>
      </dsp:txXfrm>
    </dsp:sp>
    <dsp:sp modelId="{C6AC5F9F-0E98-4DE1-8B13-48EBABC2F38D}">
      <dsp:nvSpPr>
        <dsp:cNvPr id="0" name=""/>
        <dsp:cNvSpPr/>
      </dsp:nvSpPr>
      <dsp:spPr>
        <a:xfrm>
          <a:off x="4057267" y="1785429"/>
          <a:ext cx="1676397" cy="83819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7780" tIns="17780" rIns="17780" bIns="17780" numCol="1" spcCol="1270" anchor="ctr" anchorCtr="0">
          <a:noAutofit/>
        </a:bodyPr>
        <a:lstStyle/>
        <a:p>
          <a:pPr marL="0" lvl="0" indent="0" algn="ctr" defTabSz="1244600">
            <a:lnSpc>
              <a:spcPct val="90000"/>
            </a:lnSpc>
            <a:spcBef>
              <a:spcPct val="0"/>
            </a:spcBef>
            <a:spcAft>
              <a:spcPct val="35000"/>
            </a:spcAft>
            <a:buNone/>
          </a:pPr>
          <a:r>
            <a:rPr lang="nl-NL" sz="2800" kern="1200"/>
            <a:t>Contact.</a:t>
          </a:r>
        </a:p>
      </dsp:txBody>
      <dsp:txXfrm>
        <a:off x="4057267" y="1785429"/>
        <a:ext cx="1676397" cy="838198"/>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B9398225B92F954392C6728041569353" ma:contentTypeVersion="" ma:contentTypeDescription="Een nieuw document maken." ma:contentTypeScope="" ma:versionID="7f83f7881def7daf4c0bc279a73f0f19">
  <xsd:schema xmlns:xsd="http://www.w3.org/2001/XMLSchema" xmlns:xs="http://www.w3.org/2001/XMLSchema" xmlns:p="http://schemas.microsoft.com/office/2006/metadata/properties" xmlns:ns2="7ECD0961-352E-4C07-A06B-5773FD071CE3" xmlns:ns3="7ecd0961-352e-4c07-a06b-5773fd071ce3" xmlns:ns4="7f973a93-9a38-468a-b3bf-e8e52de607a5" targetNamespace="http://schemas.microsoft.com/office/2006/metadata/properties" ma:root="true" ma:fieldsID="9887999e119dec0f88a36581b0f3190c" ns2:_="" ns3:_="" ns4:_="">
    <xsd:import namespace="7ECD0961-352E-4C07-A06B-5773FD071CE3"/>
    <xsd:import namespace="7ecd0961-352e-4c07-a06b-5773fd071ce3"/>
    <xsd:import namespace="7f973a93-9a38-468a-b3bf-e8e52de607a5"/>
    <xsd:element name="properties">
      <xsd:complexType>
        <xsd:sequence>
          <xsd:element name="documentManagement">
            <xsd:complexType>
              <xsd:all>
                <xsd:element ref="ns2:MediaServiceMetadata" minOccurs="0"/>
                <xsd:element ref="ns2:MediaServiceFastMetadata" minOccurs="0"/>
                <xsd:element ref="ns3:MediaServiceDateTaken" minOccurs="0"/>
                <xsd:element ref="ns3:MediaServiceAutoTags" minOccurs="0"/>
                <xsd:element ref="ns4:SharedWithUsers" minOccurs="0"/>
                <xsd:element ref="ns4:SharedWithDetails" minOccurs="0"/>
                <xsd:element ref="ns3:MediaServiceEventHashCode" minOccurs="0"/>
                <xsd:element ref="ns3:MediaServiceGenerationTime"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ECD0961-352E-4C07-A06B-5773FD071CE3"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7ecd0961-352e-4c07-a06b-5773fd071ce3" elementFormDefault="qualified">
    <xsd:import namespace="http://schemas.microsoft.com/office/2006/documentManagement/types"/>
    <xsd:import namespace="http://schemas.microsoft.com/office/infopath/2007/PartnerControls"/>
    <xsd:element name="MediaServiceDateTaken" ma:index="10" nillable="true" ma:displayName="MediaServiceDateTaken" ma:description="" ma:hidden="true" ma:internalName="MediaServiceDateTaken" ma:readOnly="true">
      <xsd:simpleType>
        <xsd:restriction base="dms:Text"/>
      </xsd:simpleType>
    </xsd:element>
    <xsd:element name="MediaServiceAutoTags" ma:index="11" nillable="true" ma:displayName="MediaServiceAutoTags" ma:description="" ma:internalName="MediaServiceAutoTags"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OCR" ma:index="16" nillable="true" ma:displayName="MediaServiceOCR"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7f973a93-9a38-468a-b3bf-e8e52de607a5" elementFormDefault="qualified">
    <xsd:import namespace="http://schemas.microsoft.com/office/2006/documentManagement/types"/>
    <xsd:import namespace="http://schemas.microsoft.com/office/infopath/2007/PartnerControls"/>
    <xsd:element name="SharedWithUsers" ma:index="12" nillable="true" ma:displayName="Gedeeld met"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Gedeeld met details" ma:description=""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BF1D537-C0E3-45B7-A308-3E16C822F267}">
  <ds:schemaRefs>
    <ds:schemaRef ds:uri="http://www.w3.org/XML/1998/namespace"/>
    <ds:schemaRef ds:uri="http://schemas.microsoft.com/office/infopath/2007/PartnerControls"/>
    <ds:schemaRef ds:uri="http://purl.org/dc/elements/1.1/"/>
    <ds:schemaRef ds:uri="http://purl.org/dc/terms/"/>
    <ds:schemaRef ds:uri="http://schemas.microsoft.com/office/2006/metadata/properties"/>
    <ds:schemaRef ds:uri="http://schemas.openxmlformats.org/package/2006/metadata/core-properties"/>
    <ds:schemaRef ds:uri="http://purl.org/dc/dcmitype/"/>
    <ds:schemaRef ds:uri="http://schemas.microsoft.com/office/2006/documentManagement/types"/>
    <ds:schemaRef ds:uri="7f973a93-9a38-468a-b3bf-e8e52de607a5"/>
    <ds:schemaRef ds:uri="7ecd0961-352e-4c07-a06b-5773fd071ce3"/>
    <ds:schemaRef ds:uri="7ECD0961-352E-4C07-A06B-5773FD071CE3"/>
  </ds:schemaRefs>
</ds:datastoreItem>
</file>

<file path=customXml/itemProps2.xml><?xml version="1.0" encoding="utf-8"?>
<ds:datastoreItem xmlns:ds="http://schemas.openxmlformats.org/officeDocument/2006/customXml" ds:itemID="{EC8C274E-B824-4099-BE87-A8345919DCC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ECD0961-352E-4C07-A06B-5773FD071CE3"/>
    <ds:schemaRef ds:uri="7ecd0961-352e-4c07-a06b-5773fd071ce3"/>
    <ds:schemaRef ds:uri="7f973a93-9a38-468a-b3bf-e8e52de607a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786A24F-4414-444C-8CC1-31339B98826F}">
  <ds:schemaRefs>
    <ds:schemaRef ds:uri="http://schemas.microsoft.com/sharepoint/v3/contenttype/forms"/>
  </ds:schemaRefs>
</ds:datastoreItem>
</file>

<file path=customXml/itemProps4.xml><?xml version="1.0" encoding="utf-8"?>
<ds:datastoreItem xmlns:ds="http://schemas.openxmlformats.org/officeDocument/2006/customXml" ds:itemID="{BC15082E-8A52-4FD3-947D-4300A25CD3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8</Pages>
  <Words>1042</Words>
  <Characters>5735</Characters>
  <Application>Microsoft Office Word</Application>
  <DocSecurity>0</DocSecurity>
  <Lines>47</Lines>
  <Paragraphs>13</Paragraphs>
  <ScaleCrop>false</ScaleCrop>
  <HeadingPairs>
    <vt:vector size="4" baseType="variant">
      <vt:variant>
        <vt:lpstr>Title</vt:lpstr>
      </vt:variant>
      <vt:variant>
        <vt:i4>1</vt:i4>
      </vt:variant>
      <vt:variant>
        <vt:lpstr>Headings</vt:lpstr>
      </vt:variant>
      <vt:variant>
        <vt:i4>23</vt:i4>
      </vt:variant>
    </vt:vector>
  </HeadingPairs>
  <TitlesOfParts>
    <vt:vector size="24" baseType="lpstr">
      <vt:lpstr/>
      <vt:lpstr>Inleiding</vt:lpstr>
      <vt:lpstr>Belanghebbenden</vt:lpstr>
      <vt:lpstr>Functionaliteiten</vt:lpstr>
      <vt:lpstr>Navigatie</vt:lpstr>
      <vt:lpstr>Paginalijst</vt:lpstr>
      <vt:lpstr>Pagina- en formulierontwerp</vt:lpstr>
      <vt:lpstr>    Paginaontwerp/wireframe</vt:lpstr>
      <vt:lpstr>    </vt:lpstr>
      <vt:lpstr>    </vt:lpstr>
      <vt:lpstr>    </vt:lpstr>
      <vt:lpstr>    </vt:lpstr>
      <vt:lpstr>    </vt:lpstr>
      <vt:lpstr>    </vt:lpstr>
      <vt:lpstr>    </vt:lpstr>
      <vt:lpstr>    </vt:lpstr>
      <vt:lpstr>    </vt:lpstr>
      <vt:lpstr>    </vt:lpstr>
      <vt:lpstr>    </vt:lpstr>
      <vt:lpstr>    Formulierontwerp</vt:lpstr>
      <vt:lpstr>Grafisch Ontwerp</vt:lpstr>
      <vt:lpstr>    Beschrijving</vt:lpstr>
      <vt:lpstr>    Mock-up</vt:lpstr>
      <vt:lpstr>Conclusie</vt:lpstr>
    </vt:vector>
  </TitlesOfParts>
  <Company>Alfa-College</Company>
  <LinksUpToDate>false</LinksUpToDate>
  <CharactersWithSpaces>6764</CharactersWithSpaces>
  <SharedDoc>false</SharedDoc>
  <HLinks>
    <vt:vector size="60" baseType="variant">
      <vt:variant>
        <vt:i4>1376309</vt:i4>
      </vt:variant>
      <vt:variant>
        <vt:i4>56</vt:i4>
      </vt:variant>
      <vt:variant>
        <vt:i4>0</vt:i4>
      </vt:variant>
      <vt:variant>
        <vt:i4>5</vt:i4>
      </vt:variant>
      <vt:variant>
        <vt:lpwstr/>
      </vt:variant>
      <vt:variant>
        <vt:lpwstr>_Toc25756664</vt:lpwstr>
      </vt:variant>
      <vt:variant>
        <vt:i4>1179701</vt:i4>
      </vt:variant>
      <vt:variant>
        <vt:i4>50</vt:i4>
      </vt:variant>
      <vt:variant>
        <vt:i4>0</vt:i4>
      </vt:variant>
      <vt:variant>
        <vt:i4>5</vt:i4>
      </vt:variant>
      <vt:variant>
        <vt:lpwstr/>
      </vt:variant>
      <vt:variant>
        <vt:lpwstr>_Toc25756663</vt:lpwstr>
      </vt:variant>
      <vt:variant>
        <vt:i4>1245237</vt:i4>
      </vt:variant>
      <vt:variant>
        <vt:i4>44</vt:i4>
      </vt:variant>
      <vt:variant>
        <vt:i4>0</vt:i4>
      </vt:variant>
      <vt:variant>
        <vt:i4>5</vt:i4>
      </vt:variant>
      <vt:variant>
        <vt:lpwstr/>
      </vt:variant>
      <vt:variant>
        <vt:lpwstr>_Toc25756662</vt:lpwstr>
      </vt:variant>
      <vt:variant>
        <vt:i4>1048629</vt:i4>
      </vt:variant>
      <vt:variant>
        <vt:i4>38</vt:i4>
      </vt:variant>
      <vt:variant>
        <vt:i4>0</vt:i4>
      </vt:variant>
      <vt:variant>
        <vt:i4>5</vt:i4>
      </vt:variant>
      <vt:variant>
        <vt:lpwstr/>
      </vt:variant>
      <vt:variant>
        <vt:lpwstr>_Toc25756661</vt:lpwstr>
      </vt:variant>
      <vt:variant>
        <vt:i4>1114165</vt:i4>
      </vt:variant>
      <vt:variant>
        <vt:i4>32</vt:i4>
      </vt:variant>
      <vt:variant>
        <vt:i4>0</vt:i4>
      </vt:variant>
      <vt:variant>
        <vt:i4>5</vt:i4>
      </vt:variant>
      <vt:variant>
        <vt:lpwstr/>
      </vt:variant>
      <vt:variant>
        <vt:lpwstr>_Toc25756660</vt:lpwstr>
      </vt:variant>
      <vt:variant>
        <vt:i4>1572918</vt:i4>
      </vt:variant>
      <vt:variant>
        <vt:i4>26</vt:i4>
      </vt:variant>
      <vt:variant>
        <vt:i4>0</vt:i4>
      </vt:variant>
      <vt:variant>
        <vt:i4>5</vt:i4>
      </vt:variant>
      <vt:variant>
        <vt:lpwstr/>
      </vt:variant>
      <vt:variant>
        <vt:lpwstr>_Toc25756659</vt:lpwstr>
      </vt:variant>
      <vt:variant>
        <vt:i4>1638454</vt:i4>
      </vt:variant>
      <vt:variant>
        <vt:i4>20</vt:i4>
      </vt:variant>
      <vt:variant>
        <vt:i4>0</vt:i4>
      </vt:variant>
      <vt:variant>
        <vt:i4>5</vt:i4>
      </vt:variant>
      <vt:variant>
        <vt:lpwstr/>
      </vt:variant>
      <vt:variant>
        <vt:lpwstr>_Toc25756658</vt:lpwstr>
      </vt:variant>
      <vt:variant>
        <vt:i4>1441846</vt:i4>
      </vt:variant>
      <vt:variant>
        <vt:i4>14</vt:i4>
      </vt:variant>
      <vt:variant>
        <vt:i4>0</vt:i4>
      </vt:variant>
      <vt:variant>
        <vt:i4>5</vt:i4>
      </vt:variant>
      <vt:variant>
        <vt:lpwstr/>
      </vt:variant>
      <vt:variant>
        <vt:lpwstr>_Toc25756657</vt:lpwstr>
      </vt:variant>
      <vt:variant>
        <vt:i4>1507382</vt:i4>
      </vt:variant>
      <vt:variant>
        <vt:i4>8</vt:i4>
      </vt:variant>
      <vt:variant>
        <vt:i4>0</vt:i4>
      </vt:variant>
      <vt:variant>
        <vt:i4>5</vt:i4>
      </vt:variant>
      <vt:variant>
        <vt:lpwstr/>
      </vt:variant>
      <vt:variant>
        <vt:lpwstr>_Toc25756656</vt:lpwstr>
      </vt:variant>
      <vt:variant>
        <vt:i4>1310774</vt:i4>
      </vt:variant>
      <vt:variant>
        <vt:i4>2</vt:i4>
      </vt:variant>
      <vt:variant>
        <vt:i4>0</vt:i4>
      </vt:variant>
      <vt:variant>
        <vt:i4>5</vt:i4>
      </vt:variant>
      <vt:variant>
        <vt:lpwstr/>
      </vt:variant>
      <vt:variant>
        <vt:lpwstr>_Toc25756655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Bart Schrap</dc:creator>
  <cp:keywords/>
  <dc:description/>
  <cp:lastModifiedBy>Nick ten Caat</cp:lastModifiedBy>
  <cp:revision>2</cp:revision>
  <cp:lastPrinted>2016-03-25T03:02:00Z</cp:lastPrinted>
  <dcterms:created xsi:type="dcterms:W3CDTF">2019-11-27T13:23:00Z</dcterms:created>
  <dcterms:modified xsi:type="dcterms:W3CDTF">2019-11-27T13:23:00Z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0x010100B9398225B92F954392C6728041569353</vt:lpwstr>
  </property>
</Properties>
</file>